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EC33" w14:textId="1F82303C" w:rsidR="00606C20" w:rsidRDefault="00810C6E" w:rsidP="00606C20">
      <w:pPr>
        <w:tabs>
          <w:tab w:val="clear" w:pos="851"/>
        </w:tabs>
        <w:ind w:left="851"/>
        <w:rPr>
          <w:bCs/>
        </w:rPr>
      </w:pPr>
      <w:r>
        <w:rPr>
          <w:bCs/>
        </w:rPr>
        <w:t xml:space="preserve"> </w:t>
      </w:r>
    </w:p>
    <w:p w14:paraId="17531AD1" w14:textId="426D168D" w:rsidR="00CA53FE" w:rsidRDefault="00CA53FE" w:rsidP="00606C20">
      <w:pPr>
        <w:tabs>
          <w:tab w:val="clear" w:pos="851"/>
        </w:tabs>
        <w:ind w:left="851"/>
        <w:rPr>
          <w:bCs/>
        </w:rPr>
      </w:pPr>
    </w:p>
    <w:p w14:paraId="6E0707AC" w14:textId="1EDA2F6D" w:rsidR="00CA53FE" w:rsidRDefault="00CA53FE" w:rsidP="00606C20">
      <w:pPr>
        <w:tabs>
          <w:tab w:val="clear" w:pos="851"/>
        </w:tabs>
        <w:ind w:left="851"/>
        <w:rPr>
          <w:bCs/>
        </w:rPr>
      </w:pPr>
    </w:p>
    <w:p w14:paraId="335A2EE2" w14:textId="77777777" w:rsidR="00CA53FE" w:rsidRDefault="00CA53FE" w:rsidP="00606C20">
      <w:pPr>
        <w:tabs>
          <w:tab w:val="clear" w:pos="851"/>
        </w:tabs>
        <w:ind w:left="851"/>
        <w:rPr>
          <w:bCs/>
        </w:rPr>
      </w:pPr>
    </w:p>
    <w:p w14:paraId="4F4AB5D7" w14:textId="77777777" w:rsidR="00031FF4" w:rsidRDefault="00031FF4" w:rsidP="0034336B">
      <w:pPr>
        <w:jc w:val="center"/>
        <w:rPr>
          <w:color w:val="000000"/>
          <w:sz w:val="52"/>
          <w:szCs w:val="52"/>
          <w:lang w:eastAsia="en-ZA"/>
        </w:rPr>
      </w:pPr>
      <w:bookmarkStart w:id="0" w:name="_Hlk87440710"/>
    </w:p>
    <w:p w14:paraId="7215C4E2" w14:textId="0EFBC792" w:rsidR="00031FF4" w:rsidRPr="00073347" w:rsidRDefault="00427C98" w:rsidP="0034336B">
      <w:pPr>
        <w:jc w:val="center"/>
        <w:rPr>
          <w:color w:val="000000"/>
          <w:sz w:val="72"/>
          <w:szCs w:val="72"/>
          <w:lang w:eastAsia="en-ZA"/>
        </w:rPr>
      </w:pPr>
      <w:r>
        <w:rPr>
          <w:color w:val="000000"/>
          <w:sz w:val="72"/>
          <w:szCs w:val="72"/>
          <w:lang w:eastAsia="en-ZA"/>
        </w:rPr>
        <w:t>CLIENT NAME</w:t>
      </w:r>
    </w:p>
    <w:p w14:paraId="560012B4" w14:textId="77777777" w:rsidR="005B02E4" w:rsidRPr="00073347" w:rsidRDefault="005B02E4" w:rsidP="0034336B">
      <w:pPr>
        <w:jc w:val="center"/>
        <w:rPr>
          <w:color w:val="000000"/>
          <w:sz w:val="72"/>
          <w:szCs w:val="72"/>
          <w:lang w:eastAsia="en-ZA"/>
        </w:rPr>
      </w:pPr>
    </w:p>
    <w:p w14:paraId="3F509517" w14:textId="12036448" w:rsidR="00073347" w:rsidRPr="000A19F9" w:rsidRDefault="00FB66D6" w:rsidP="00073347">
      <w:pPr>
        <w:jc w:val="center"/>
        <w:rPr>
          <w:color w:val="000000"/>
          <w:sz w:val="72"/>
          <w:szCs w:val="72"/>
          <w:lang w:eastAsia="en-ZA"/>
        </w:rPr>
      </w:pPr>
      <w:r>
        <w:rPr>
          <w:color w:val="000000"/>
          <w:sz w:val="72"/>
          <w:szCs w:val="72"/>
          <w:lang w:eastAsia="en-ZA"/>
        </w:rPr>
        <w:t>JOB DESCRIPTION</w:t>
      </w:r>
    </w:p>
    <w:p w14:paraId="38D8FC7F" w14:textId="77777777" w:rsidR="00073347" w:rsidRPr="000A19F9" w:rsidRDefault="00073347" w:rsidP="00073347">
      <w:pPr>
        <w:jc w:val="center"/>
        <w:rPr>
          <w:color w:val="000000"/>
          <w:sz w:val="72"/>
          <w:szCs w:val="72"/>
          <w:lang w:eastAsia="en-ZA"/>
        </w:rPr>
      </w:pPr>
    </w:p>
    <w:p w14:paraId="6C42FAD0" w14:textId="666F2B2F" w:rsidR="005B02E4" w:rsidRPr="00073347" w:rsidRDefault="005B02E4" w:rsidP="00073347">
      <w:pPr>
        <w:jc w:val="center"/>
        <w:rPr>
          <w:color w:val="000000"/>
          <w:sz w:val="72"/>
          <w:szCs w:val="72"/>
          <w:lang w:eastAsia="en-ZA"/>
        </w:rPr>
      </w:pPr>
      <w:r w:rsidRPr="000A19F9">
        <w:rPr>
          <w:color w:val="000000"/>
          <w:sz w:val="72"/>
          <w:szCs w:val="72"/>
          <w:lang w:eastAsia="en-ZA"/>
        </w:rPr>
        <w:t xml:space="preserve"> </w:t>
      </w:r>
      <w:r w:rsidR="00B618D1" w:rsidRPr="000A19F9">
        <w:rPr>
          <w:color w:val="000000"/>
          <w:sz w:val="72"/>
          <w:szCs w:val="72"/>
          <w:lang w:eastAsia="en-ZA"/>
        </w:rPr>
        <w:t>INSPECTION REPORT</w:t>
      </w:r>
    </w:p>
    <w:bookmarkEnd w:id="0"/>
    <w:p w14:paraId="5F9CB163" w14:textId="77777777" w:rsidR="00F86408" w:rsidRPr="00FF37B9" w:rsidRDefault="00F86408" w:rsidP="00F86408">
      <w:pPr>
        <w:tabs>
          <w:tab w:val="left" w:pos="5055"/>
        </w:tabs>
        <w:jc w:val="center"/>
        <w:rPr>
          <w:color w:val="000000"/>
          <w:sz w:val="52"/>
          <w:szCs w:val="52"/>
          <w:lang w:eastAsia="en-ZA"/>
        </w:rPr>
      </w:pPr>
    </w:p>
    <w:p w14:paraId="194E00DA" w14:textId="77777777" w:rsidR="00F86408" w:rsidRDefault="00F86408" w:rsidP="00F86408">
      <w:pPr>
        <w:rPr>
          <w:sz w:val="40"/>
          <w:szCs w:val="40"/>
        </w:rPr>
      </w:pPr>
    </w:p>
    <w:p w14:paraId="60837586" w14:textId="77777777" w:rsidR="00F86408" w:rsidRDefault="00F86408" w:rsidP="00F86408">
      <w:pPr>
        <w:rPr>
          <w:sz w:val="40"/>
          <w:szCs w:val="40"/>
        </w:rPr>
      </w:pPr>
    </w:p>
    <w:p w14:paraId="2E4076B7" w14:textId="77777777" w:rsidR="00F86408" w:rsidRDefault="00F86408" w:rsidP="00F86408">
      <w:pPr>
        <w:rPr>
          <w:sz w:val="40"/>
          <w:szCs w:val="40"/>
        </w:rPr>
      </w:pPr>
    </w:p>
    <w:p w14:paraId="6FB27A68" w14:textId="77777777" w:rsidR="00883858" w:rsidRDefault="00883858" w:rsidP="006E0EEC">
      <w:pPr>
        <w:pStyle w:val="Heading1"/>
        <w:numPr>
          <w:ilvl w:val="0"/>
          <w:numId w:val="0"/>
        </w:numPr>
        <w:sectPr w:rsidR="00883858" w:rsidSect="0097319B">
          <w:headerReference w:type="default" r:id="rId11"/>
          <w:footerReference w:type="default" r:id="rId12"/>
          <w:headerReference w:type="first" r:id="rId13"/>
          <w:footerReference w:type="first" r:id="rId14"/>
          <w:pgSz w:w="11906" w:h="16838" w:code="9"/>
          <w:pgMar w:top="1247" w:right="1134" w:bottom="2835" w:left="1134" w:header="1134" w:footer="624" w:gutter="0"/>
          <w:pgNumType w:fmt="lowerRoman" w:start="1"/>
          <w:cols w:space="708"/>
          <w:titlePg/>
          <w:docGrid w:linePitch="326"/>
        </w:sectPr>
      </w:pPr>
    </w:p>
    <w:p w14:paraId="17F35D2E" w14:textId="77777777" w:rsidR="00F86408" w:rsidRPr="00DB0FC9" w:rsidRDefault="00F86408" w:rsidP="00F86408">
      <w:pPr>
        <w:pStyle w:val="Heading1"/>
        <w:numPr>
          <w:ilvl w:val="0"/>
          <w:numId w:val="0"/>
        </w:numPr>
        <w:jc w:val="center"/>
        <w:rPr>
          <w:lang w:val="en-ZA"/>
        </w:rPr>
      </w:pPr>
      <w:bookmarkStart w:id="1" w:name="_Toc75521416"/>
      <w:bookmarkStart w:id="2" w:name="_Toc75772308"/>
      <w:bookmarkStart w:id="3" w:name="_Toc77160548"/>
      <w:bookmarkStart w:id="4" w:name="_Toc161755234"/>
      <w:bookmarkStart w:id="5" w:name="_Toc203048457"/>
      <w:r w:rsidRPr="00DB0FC9">
        <w:rPr>
          <w:lang w:val="en-ZA"/>
        </w:rPr>
        <w:lastRenderedPageBreak/>
        <w:t>APPROVAL PAGE</w:t>
      </w:r>
      <w:bookmarkEnd w:id="1"/>
      <w:bookmarkEnd w:id="2"/>
      <w:bookmarkEnd w:id="3"/>
      <w:bookmarkEnd w:id="4"/>
      <w:bookmarkEnd w:id="5"/>
    </w:p>
    <w:p w14:paraId="728CCE37" w14:textId="77777777" w:rsidR="006D7D4B" w:rsidRDefault="006D7D4B" w:rsidP="006D7D4B">
      <w:pPr>
        <w:widowControl w:val="0"/>
        <w:autoSpaceDE w:val="0"/>
        <w:autoSpaceDN w:val="0"/>
        <w:spacing w:line="240" w:lineRule="auto"/>
        <w:rPr>
          <w:rFonts w:eastAsia="Arial"/>
          <w:b/>
          <w:lang w:val="en-US"/>
        </w:rPr>
      </w:pPr>
    </w:p>
    <w:p w14:paraId="1ECFF983" w14:textId="77777777" w:rsidR="006D7D4B" w:rsidRDefault="006D7D4B" w:rsidP="006D7D4B">
      <w:pPr>
        <w:widowControl w:val="0"/>
        <w:autoSpaceDE w:val="0"/>
        <w:autoSpaceDN w:val="0"/>
        <w:spacing w:line="240" w:lineRule="auto"/>
        <w:rPr>
          <w:rFonts w:eastAsia="Arial"/>
          <w:b/>
          <w:lang w:val="en-US"/>
        </w:rPr>
      </w:pPr>
    </w:p>
    <w:tbl>
      <w:tblPr>
        <w:tblW w:w="0" w:type="auto"/>
        <w:tblInd w:w="108" w:type="dxa"/>
        <w:tblLayout w:type="fixed"/>
        <w:tblCellMar>
          <w:left w:w="0" w:type="dxa"/>
          <w:right w:w="0" w:type="dxa"/>
        </w:tblCellMar>
        <w:tblLook w:val="01E0" w:firstRow="1" w:lastRow="1" w:firstColumn="1" w:lastColumn="1" w:noHBand="0" w:noVBand="0"/>
      </w:tblPr>
      <w:tblGrid>
        <w:gridCol w:w="1577"/>
        <w:gridCol w:w="2455"/>
        <w:gridCol w:w="2627"/>
        <w:gridCol w:w="2170"/>
      </w:tblGrid>
      <w:tr w:rsidR="004D75E6" w:rsidRPr="004D75E6" w14:paraId="1E706442" w14:textId="77777777">
        <w:trPr>
          <w:trHeight w:val="253"/>
        </w:trPr>
        <w:tc>
          <w:tcPr>
            <w:tcW w:w="1577" w:type="dxa"/>
          </w:tcPr>
          <w:p w14:paraId="2BA3E5CA" w14:textId="77777777" w:rsidR="006D7D4B" w:rsidRPr="004D75E6" w:rsidRDefault="006D7D4B">
            <w:pPr>
              <w:widowControl w:val="0"/>
              <w:autoSpaceDE w:val="0"/>
              <w:autoSpaceDN w:val="0"/>
              <w:spacing w:line="223" w:lineRule="exact"/>
              <w:ind w:left="200"/>
              <w:rPr>
                <w:rFonts w:eastAsia="Arial"/>
                <w:lang w:val="en-US"/>
              </w:rPr>
            </w:pPr>
            <w:r w:rsidRPr="004D75E6">
              <w:rPr>
                <w:rFonts w:eastAsia="Arial"/>
                <w:lang w:val="en-US"/>
              </w:rPr>
              <w:t>Compiled By:</w:t>
            </w:r>
          </w:p>
        </w:tc>
        <w:tc>
          <w:tcPr>
            <w:tcW w:w="2455" w:type="dxa"/>
          </w:tcPr>
          <w:p w14:paraId="49B34FFF" w14:textId="68DC2C7A" w:rsidR="006D7D4B" w:rsidRPr="00AE4A8B" w:rsidRDefault="003C27E2">
            <w:pPr>
              <w:widowControl w:val="0"/>
              <w:autoSpaceDE w:val="0"/>
              <w:autoSpaceDN w:val="0"/>
              <w:spacing w:line="223" w:lineRule="exact"/>
              <w:ind w:left="180"/>
              <w:rPr>
                <w:rFonts w:eastAsia="Arial"/>
                <w:highlight w:val="yellow"/>
                <w:lang w:val="en-US"/>
              </w:rPr>
            </w:pPr>
            <w:r w:rsidRPr="00AE4A8B">
              <w:rPr>
                <w:rFonts w:eastAsia="Arial"/>
                <w:highlight w:val="yellow"/>
                <w:lang w:val="en-US"/>
              </w:rPr>
              <w:t>Name</w:t>
            </w:r>
            <w:r w:rsidR="00AE4A8B" w:rsidRPr="00AE4A8B">
              <w:rPr>
                <w:rFonts w:eastAsia="Arial"/>
                <w:highlight w:val="yellow"/>
                <w:lang w:val="en-US"/>
              </w:rPr>
              <w:t xml:space="preserve"> Surname</w:t>
            </w:r>
          </w:p>
        </w:tc>
        <w:tc>
          <w:tcPr>
            <w:tcW w:w="2627" w:type="dxa"/>
          </w:tcPr>
          <w:p w14:paraId="7F10CCC3" w14:textId="77777777" w:rsidR="006D7D4B" w:rsidRPr="004D75E6" w:rsidRDefault="006D7D4B">
            <w:pPr>
              <w:widowControl w:val="0"/>
              <w:autoSpaceDE w:val="0"/>
              <w:autoSpaceDN w:val="0"/>
              <w:spacing w:line="223" w:lineRule="exact"/>
              <w:ind w:left="832"/>
              <w:rPr>
                <w:rFonts w:eastAsia="Arial"/>
                <w:lang w:val="en-US"/>
              </w:rPr>
            </w:pPr>
            <w:r w:rsidRPr="004D75E6">
              <w:rPr>
                <w:rFonts w:eastAsia="Arial"/>
                <w:lang w:val="en-US"/>
              </w:rPr>
              <w:t>Signature</w:t>
            </w:r>
          </w:p>
        </w:tc>
        <w:tc>
          <w:tcPr>
            <w:tcW w:w="2170" w:type="dxa"/>
          </w:tcPr>
          <w:p w14:paraId="428C60F5" w14:textId="77777777" w:rsidR="006D7D4B" w:rsidRPr="004D75E6" w:rsidRDefault="006D7D4B">
            <w:pPr>
              <w:widowControl w:val="0"/>
              <w:autoSpaceDE w:val="0"/>
              <w:autoSpaceDN w:val="0"/>
              <w:spacing w:line="223" w:lineRule="exact"/>
              <w:ind w:left="515"/>
              <w:rPr>
                <w:rFonts w:eastAsia="Arial"/>
                <w:lang w:val="en-US"/>
              </w:rPr>
            </w:pPr>
            <w:r w:rsidRPr="004D75E6">
              <w:rPr>
                <w:rFonts w:eastAsia="Arial"/>
                <w:lang w:val="en-US"/>
              </w:rPr>
              <w:t>Date</w:t>
            </w:r>
          </w:p>
        </w:tc>
      </w:tr>
      <w:tr w:rsidR="004D75E6" w:rsidRPr="004D75E6" w14:paraId="260724B1" w14:textId="77777777">
        <w:trPr>
          <w:trHeight w:val="275"/>
        </w:trPr>
        <w:tc>
          <w:tcPr>
            <w:tcW w:w="1577" w:type="dxa"/>
          </w:tcPr>
          <w:p w14:paraId="58C2F5DE" w14:textId="77777777" w:rsidR="006D7D4B" w:rsidRPr="004D75E6" w:rsidRDefault="006D7D4B">
            <w:pPr>
              <w:widowControl w:val="0"/>
              <w:autoSpaceDE w:val="0"/>
              <w:autoSpaceDN w:val="0"/>
              <w:spacing w:line="240" w:lineRule="auto"/>
              <w:rPr>
                <w:rFonts w:ascii="Times New Roman" w:eastAsia="Arial"/>
                <w:sz w:val="18"/>
                <w:lang w:val="en-US"/>
              </w:rPr>
            </w:pPr>
          </w:p>
        </w:tc>
        <w:tc>
          <w:tcPr>
            <w:tcW w:w="2455" w:type="dxa"/>
          </w:tcPr>
          <w:p w14:paraId="7C422AF9" w14:textId="4A8C16E7" w:rsidR="00921064" w:rsidRPr="000A19F9" w:rsidRDefault="001D2515">
            <w:pPr>
              <w:widowControl w:val="0"/>
              <w:autoSpaceDE w:val="0"/>
              <w:autoSpaceDN w:val="0"/>
              <w:spacing w:before="14" w:line="240" w:lineRule="auto"/>
              <w:ind w:left="180"/>
              <w:rPr>
                <w:rFonts w:eastAsia="Arial"/>
                <w:lang w:val="en-US"/>
              </w:rPr>
            </w:pPr>
            <w:r w:rsidRPr="001D2515">
              <w:rPr>
                <w:rFonts w:eastAsia="Arial"/>
                <w:highlight w:val="yellow"/>
                <w:lang w:val="en-US"/>
              </w:rPr>
              <w:t xml:space="preserve">Job </w:t>
            </w:r>
            <w:r w:rsidR="003C27E2" w:rsidRPr="001D2515">
              <w:rPr>
                <w:rFonts w:eastAsia="Arial"/>
                <w:highlight w:val="yellow"/>
                <w:lang w:val="en-US"/>
              </w:rPr>
              <w:t>Ti</w:t>
            </w:r>
            <w:r w:rsidR="00AE4A8B" w:rsidRPr="001D2515">
              <w:rPr>
                <w:rFonts w:eastAsia="Arial"/>
                <w:highlight w:val="yellow"/>
                <w:lang w:val="en-US"/>
              </w:rPr>
              <w:t>tle</w:t>
            </w:r>
            <w:r w:rsidR="00AE4A8B">
              <w:rPr>
                <w:rFonts w:eastAsia="Arial"/>
                <w:lang w:val="en-US"/>
              </w:rPr>
              <w:t xml:space="preserve"> </w:t>
            </w:r>
          </w:p>
          <w:p w14:paraId="4A5F20D6" w14:textId="1D8F4983" w:rsidR="006D7D4B" w:rsidRPr="000A19F9" w:rsidRDefault="00AB52A8">
            <w:pPr>
              <w:widowControl w:val="0"/>
              <w:autoSpaceDE w:val="0"/>
              <w:autoSpaceDN w:val="0"/>
              <w:spacing w:before="14" w:line="240" w:lineRule="auto"/>
              <w:ind w:left="180"/>
              <w:rPr>
                <w:rFonts w:eastAsia="Arial"/>
                <w:lang w:val="en-US"/>
              </w:rPr>
            </w:pPr>
            <w:r w:rsidRPr="000A19F9">
              <w:rPr>
                <w:rFonts w:eastAsia="Arial"/>
                <w:lang w:val="en-US"/>
              </w:rPr>
              <w:t>Afrinov</w:t>
            </w:r>
            <w:r w:rsidR="00921064" w:rsidRPr="000A19F9">
              <w:rPr>
                <w:rFonts w:eastAsia="Arial"/>
                <w:lang w:val="en-US"/>
              </w:rPr>
              <w:t xml:space="preserve"> </w:t>
            </w:r>
            <w:r w:rsidR="0098653B" w:rsidRPr="000A19F9">
              <w:rPr>
                <w:rFonts w:eastAsia="Arial"/>
                <w:lang w:val="en-US"/>
              </w:rPr>
              <w:t>(</w:t>
            </w:r>
            <w:r w:rsidR="00921064" w:rsidRPr="000A19F9">
              <w:rPr>
                <w:rFonts w:eastAsia="Arial"/>
                <w:lang w:val="en-US"/>
              </w:rPr>
              <w:t>PT</w:t>
            </w:r>
            <w:r w:rsidR="0098653B" w:rsidRPr="000A19F9">
              <w:rPr>
                <w:rFonts w:eastAsia="Arial"/>
                <w:lang w:val="en-US"/>
              </w:rPr>
              <w:t>Y) LTD</w:t>
            </w:r>
          </w:p>
        </w:tc>
        <w:tc>
          <w:tcPr>
            <w:tcW w:w="2627" w:type="dxa"/>
          </w:tcPr>
          <w:p w14:paraId="3E7B8DC1" w14:textId="77777777" w:rsidR="006D7D4B" w:rsidRPr="004D75E6" w:rsidRDefault="006D7D4B">
            <w:pPr>
              <w:widowControl w:val="0"/>
              <w:autoSpaceDE w:val="0"/>
              <w:autoSpaceDN w:val="0"/>
              <w:spacing w:line="240" w:lineRule="auto"/>
              <w:rPr>
                <w:rFonts w:ascii="Times New Roman" w:eastAsia="Arial"/>
                <w:sz w:val="18"/>
                <w:lang w:val="en-US"/>
              </w:rPr>
            </w:pPr>
          </w:p>
        </w:tc>
        <w:tc>
          <w:tcPr>
            <w:tcW w:w="2170" w:type="dxa"/>
          </w:tcPr>
          <w:p w14:paraId="24FA010D" w14:textId="77777777" w:rsidR="006D7D4B" w:rsidRPr="004D75E6" w:rsidRDefault="006D7D4B">
            <w:pPr>
              <w:widowControl w:val="0"/>
              <w:autoSpaceDE w:val="0"/>
              <w:autoSpaceDN w:val="0"/>
              <w:spacing w:line="240" w:lineRule="auto"/>
              <w:rPr>
                <w:rFonts w:ascii="Times New Roman" w:eastAsia="Arial"/>
                <w:sz w:val="18"/>
                <w:lang w:val="en-US"/>
              </w:rPr>
            </w:pPr>
          </w:p>
        </w:tc>
      </w:tr>
      <w:tr w:rsidR="004D75E6" w:rsidRPr="004D75E6" w14:paraId="426C3266" w14:textId="77777777" w:rsidTr="000A19F9">
        <w:trPr>
          <w:trHeight w:val="139"/>
        </w:trPr>
        <w:tc>
          <w:tcPr>
            <w:tcW w:w="1577" w:type="dxa"/>
          </w:tcPr>
          <w:p w14:paraId="7B177363" w14:textId="77777777" w:rsidR="006D7D4B" w:rsidRPr="004D75E6" w:rsidRDefault="006D7D4B">
            <w:pPr>
              <w:widowControl w:val="0"/>
              <w:autoSpaceDE w:val="0"/>
              <w:autoSpaceDN w:val="0"/>
              <w:spacing w:line="240" w:lineRule="auto"/>
              <w:rPr>
                <w:rFonts w:ascii="Times New Roman" w:eastAsia="Arial"/>
                <w:sz w:val="16"/>
                <w:lang w:val="en-US"/>
              </w:rPr>
            </w:pPr>
          </w:p>
        </w:tc>
        <w:tc>
          <w:tcPr>
            <w:tcW w:w="2455" w:type="dxa"/>
          </w:tcPr>
          <w:p w14:paraId="4DB29C0B" w14:textId="77777777" w:rsidR="00B93D04" w:rsidRPr="004D75E6" w:rsidRDefault="00B93D04" w:rsidP="00AB52A8">
            <w:pPr>
              <w:widowControl w:val="0"/>
              <w:autoSpaceDE w:val="0"/>
              <w:autoSpaceDN w:val="0"/>
              <w:spacing w:before="13" w:line="210" w:lineRule="exact"/>
              <w:rPr>
                <w:rFonts w:eastAsia="Arial"/>
                <w:lang w:val="en-US"/>
              </w:rPr>
            </w:pPr>
          </w:p>
        </w:tc>
        <w:tc>
          <w:tcPr>
            <w:tcW w:w="2627" w:type="dxa"/>
            <w:tcBorders>
              <w:bottom w:val="single" w:sz="4" w:space="0" w:color="auto"/>
            </w:tcBorders>
          </w:tcPr>
          <w:p w14:paraId="58192E3B" w14:textId="1D03F198" w:rsidR="006D7D4B" w:rsidRPr="004D75E6" w:rsidRDefault="006D7D4B" w:rsidP="000A19F9">
            <w:pPr>
              <w:widowControl w:val="0"/>
              <w:tabs>
                <w:tab w:val="left" w:pos="2438"/>
              </w:tabs>
              <w:autoSpaceDE w:val="0"/>
              <w:autoSpaceDN w:val="0"/>
              <w:spacing w:before="13" w:line="210" w:lineRule="exact"/>
              <w:rPr>
                <w:rFonts w:eastAsia="Arial"/>
                <w:lang w:val="en-US"/>
              </w:rPr>
            </w:pPr>
          </w:p>
        </w:tc>
        <w:tc>
          <w:tcPr>
            <w:tcW w:w="2170" w:type="dxa"/>
          </w:tcPr>
          <w:p w14:paraId="2906183E" w14:textId="77777777" w:rsidR="00B93D04" w:rsidRPr="004D75E6" w:rsidRDefault="006D7D4B">
            <w:pPr>
              <w:widowControl w:val="0"/>
              <w:tabs>
                <w:tab w:val="left" w:pos="1850"/>
              </w:tabs>
              <w:autoSpaceDE w:val="0"/>
              <w:autoSpaceDN w:val="0"/>
              <w:spacing w:before="13" w:line="210" w:lineRule="exact"/>
              <w:ind w:left="515"/>
              <w:rPr>
                <w:rFonts w:eastAsia="Arial"/>
                <w:w w:val="99"/>
                <w:u w:val="single"/>
                <w:lang w:val="en-US"/>
              </w:rPr>
            </w:pPr>
            <w:r w:rsidRPr="004D75E6">
              <w:rPr>
                <w:rFonts w:eastAsia="Arial"/>
                <w:w w:val="99"/>
                <w:u w:val="single"/>
                <w:lang w:val="en-US"/>
              </w:rPr>
              <w:t xml:space="preserve"> </w:t>
            </w:r>
          </w:p>
          <w:p w14:paraId="590F7E46" w14:textId="2752F6C7" w:rsidR="006D7D4B" w:rsidRPr="004D75E6" w:rsidRDefault="00550942">
            <w:pPr>
              <w:widowControl w:val="0"/>
              <w:tabs>
                <w:tab w:val="left" w:pos="1850"/>
              </w:tabs>
              <w:autoSpaceDE w:val="0"/>
              <w:autoSpaceDN w:val="0"/>
              <w:spacing w:before="13" w:line="210" w:lineRule="exact"/>
              <w:ind w:left="515"/>
              <w:rPr>
                <w:rFonts w:eastAsia="Arial"/>
                <w:lang w:val="en-US"/>
              </w:rPr>
            </w:pPr>
            <w:r w:rsidRPr="00AE4A8B">
              <w:rPr>
                <w:rFonts w:eastAsia="Arial"/>
                <w:highlight w:val="yellow"/>
                <w:lang w:val="en-US"/>
              </w:rPr>
              <w:t>10/0</w:t>
            </w:r>
            <w:r w:rsidR="00AE4A8B" w:rsidRPr="00AE4A8B">
              <w:rPr>
                <w:rFonts w:eastAsia="Arial"/>
                <w:highlight w:val="yellow"/>
                <w:lang w:val="en-US"/>
              </w:rPr>
              <w:t>0</w:t>
            </w:r>
            <w:r w:rsidRPr="00AE4A8B">
              <w:rPr>
                <w:rFonts w:eastAsia="Arial"/>
                <w:highlight w:val="yellow"/>
                <w:lang w:val="en-US"/>
              </w:rPr>
              <w:t>/2025</w:t>
            </w:r>
          </w:p>
        </w:tc>
      </w:tr>
      <w:tr w:rsidR="006D7D4B" w:rsidRPr="004D75E6" w14:paraId="6B832D3D" w14:textId="77777777" w:rsidTr="009F7DCB">
        <w:trPr>
          <w:trHeight w:val="252"/>
        </w:trPr>
        <w:tc>
          <w:tcPr>
            <w:tcW w:w="1577" w:type="dxa"/>
          </w:tcPr>
          <w:p w14:paraId="4BD64D45" w14:textId="77777777" w:rsidR="006D7D4B" w:rsidRPr="004D75E6" w:rsidRDefault="006D7D4B">
            <w:pPr>
              <w:widowControl w:val="0"/>
              <w:autoSpaceDE w:val="0"/>
              <w:autoSpaceDN w:val="0"/>
              <w:spacing w:line="240" w:lineRule="auto"/>
              <w:rPr>
                <w:rFonts w:ascii="Times New Roman" w:eastAsia="Arial"/>
                <w:sz w:val="16"/>
                <w:lang w:val="en-US"/>
              </w:rPr>
            </w:pPr>
          </w:p>
        </w:tc>
        <w:tc>
          <w:tcPr>
            <w:tcW w:w="2455" w:type="dxa"/>
          </w:tcPr>
          <w:p w14:paraId="775F1E37" w14:textId="77777777" w:rsidR="006D7D4B" w:rsidRPr="004D75E6" w:rsidRDefault="006D7D4B">
            <w:pPr>
              <w:widowControl w:val="0"/>
              <w:autoSpaceDE w:val="0"/>
              <w:autoSpaceDN w:val="0"/>
              <w:spacing w:before="13" w:line="210" w:lineRule="exact"/>
              <w:ind w:left="180"/>
              <w:rPr>
                <w:rFonts w:eastAsia="Arial"/>
                <w:lang w:val="en-US"/>
              </w:rPr>
            </w:pPr>
          </w:p>
        </w:tc>
        <w:tc>
          <w:tcPr>
            <w:tcW w:w="2627" w:type="dxa"/>
            <w:tcBorders>
              <w:top w:val="single" w:sz="4" w:space="0" w:color="auto"/>
            </w:tcBorders>
          </w:tcPr>
          <w:p w14:paraId="17170F21" w14:textId="77777777" w:rsidR="006D7D4B" w:rsidRPr="004D75E6" w:rsidRDefault="006D7D4B">
            <w:pPr>
              <w:widowControl w:val="0"/>
              <w:tabs>
                <w:tab w:val="left" w:pos="2438"/>
              </w:tabs>
              <w:autoSpaceDE w:val="0"/>
              <w:autoSpaceDN w:val="0"/>
              <w:spacing w:before="13" w:line="210" w:lineRule="exact"/>
              <w:ind w:left="832"/>
              <w:rPr>
                <w:rFonts w:eastAsia="Arial"/>
                <w:w w:val="99"/>
                <w:u w:val="single"/>
                <w:lang w:val="en-US"/>
              </w:rPr>
            </w:pPr>
          </w:p>
        </w:tc>
        <w:tc>
          <w:tcPr>
            <w:tcW w:w="2170" w:type="dxa"/>
          </w:tcPr>
          <w:p w14:paraId="6AAC353C" w14:textId="77777777" w:rsidR="006D7D4B" w:rsidRPr="004D75E6" w:rsidRDefault="006D7D4B">
            <w:pPr>
              <w:widowControl w:val="0"/>
              <w:tabs>
                <w:tab w:val="left" w:pos="1850"/>
              </w:tabs>
              <w:autoSpaceDE w:val="0"/>
              <w:autoSpaceDN w:val="0"/>
              <w:spacing w:before="13" w:line="210" w:lineRule="exact"/>
              <w:ind w:left="515"/>
              <w:rPr>
                <w:rFonts w:eastAsia="Arial"/>
                <w:w w:val="99"/>
                <w:u w:val="single"/>
                <w:lang w:val="en-US"/>
              </w:rPr>
            </w:pPr>
          </w:p>
        </w:tc>
      </w:tr>
    </w:tbl>
    <w:p w14:paraId="226B7353" w14:textId="77777777" w:rsidR="006D7D4B" w:rsidRDefault="006D7D4B" w:rsidP="006D7D4B">
      <w:pPr>
        <w:widowControl w:val="0"/>
        <w:autoSpaceDE w:val="0"/>
        <w:autoSpaceDN w:val="0"/>
        <w:spacing w:line="240" w:lineRule="auto"/>
        <w:rPr>
          <w:rFonts w:eastAsia="Arial"/>
          <w:b/>
          <w:lang w:val="en-US"/>
        </w:rPr>
      </w:pPr>
    </w:p>
    <w:p w14:paraId="5DD81826" w14:textId="77777777" w:rsidR="00AF1843" w:rsidRDefault="00AF1843" w:rsidP="006D7D4B">
      <w:pPr>
        <w:widowControl w:val="0"/>
        <w:autoSpaceDE w:val="0"/>
        <w:autoSpaceDN w:val="0"/>
        <w:spacing w:line="240" w:lineRule="auto"/>
        <w:rPr>
          <w:rFonts w:eastAsia="Arial"/>
          <w:b/>
          <w:lang w:val="en-US"/>
        </w:rPr>
      </w:pPr>
    </w:p>
    <w:tbl>
      <w:tblPr>
        <w:tblW w:w="0" w:type="auto"/>
        <w:tblInd w:w="108" w:type="dxa"/>
        <w:tblLayout w:type="fixed"/>
        <w:tblCellMar>
          <w:left w:w="0" w:type="dxa"/>
          <w:right w:w="0" w:type="dxa"/>
        </w:tblCellMar>
        <w:tblLook w:val="01E0" w:firstRow="1" w:lastRow="1" w:firstColumn="1" w:lastColumn="1" w:noHBand="0" w:noVBand="0"/>
      </w:tblPr>
      <w:tblGrid>
        <w:gridCol w:w="1577"/>
        <w:gridCol w:w="2455"/>
        <w:gridCol w:w="2627"/>
        <w:gridCol w:w="2170"/>
      </w:tblGrid>
      <w:tr w:rsidR="00A75068" w:rsidRPr="004D75E6" w14:paraId="550BD6A7" w14:textId="77777777" w:rsidTr="00106B77">
        <w:trPr>
          <w:trHeight w:val="253"/>
        </w:trPr>
        <w:tc>
          <w:tcPr>
            <w:tcW w:w="1577" w:type="dxa"/>
          </w:tcPr>
          <w:p w14:paraId="0BFD500F" w14:textId="0E5857A3" w:rsidR="00A75068" w:rsidRPr="004D75E6" w:rsidRDefault="00A75068" w:rsidP="00106B77">
            <w:pPr>
              <w:widowControl w:val="0"/>
              <w:autoSpaceDE w:val="0"/>
              <w:autoSpaceDN w:val="0"/>
              <w:spacing w:line="223" w:lineRule="exact"/>
              <w:ind w:left="200"/>
              <w:rPr>
                <w:rFonts w:eastAsia="Arial"/>
                <w:lang w:val="en-US"/>
              </w:rPr>
            </w:pPr>
            <w:bookmarkStart w:id="6" w:name="_Hlk205411665"/>
            <w:r w:rsidRPr="004D75E6">
              <w:rPr>
                <w:rFonts w:eastAsia="Arial"/>
                <w:lang w:val="en-US"/>
              </w:rPr>
              <w:t>C</w:t>
            </w:r>
            <w:r>
              <w:rPr>
                <w:rFonts w:eastAsia="Arial"/>
                <w:lang w:val="en-US"/>
              </w:rPr>
              <w:t>hecked</w:t>
            </w:r>
            <w:r w:rsidRPr="004D75E6">
              <w:rPr>
                <w:rFonts w:eastAsia="Arial"/>
                <w:lang w:val="en-US"/>
              </w:rPr>
              <w:t xml:space="preserve"> By:</w:t>
            </w:r>
          </w:p>
        </w:tc>
        <w:tc>
          <w:tcPr>
            <w:tcW w:w="2455" w:type="dxa"/>
          </w:tcPr>
          <w:p w14:paraId="0FF4F8BD" w14:textId="77777777" w:rsidR="00A75068" w:rsidRPr="00AE4A8B" w:rsidRDefault="00A75068" w:rsidP="00106B77">
            <w:pPr>
              <w:widowControl w:val="0"/>
              <w:autoSpaceDE w:val="0"/>
              <w:autoSpaceDN w:val="0"/>
              <w:spacing w:line="223" w:lineRule="exact"/>
              <w:ind w:left="180"/>
              <w:rPr>
                <w:rFonts w:eastAsia="Arial"/>
                <w:highlight w:val="yellow"/>
                <w:lang w:val="en-US"/>
              </w:rPr>
            </w:pPr>
            <w:r w:rsidRPr="00AE4A8B">
              <w:rPr>
                <w:rFonts w:eastAsia="Arial"/>
                <w:highlight w:val="yellow"/>
                <w:lang w:val="en-US"/>
              </w:rPr>
              <w:t>Name Surname</w:t>
            </w:r>
          </w:p>
        </w:tc>
        <w:tc>
          <w:tcPr>
            <w:tcW w:w="2627" w:type="dxa"/>
          </w:tcPr>
          <w:p w14:paraId="43F7215C" w14:textId="77777777" w:rsidR="00A75068" w:rsidRPr="004D75E6" w:rsidRDefault="00A75068" w:rsidP="00106B77">
            <w:pPr>
              <w:widowControl w:val="0"/>
              <w:autoSpaceDE w:val="0"/>
              <w:autoSpaceDN w:val="0"/>
              <w:spacing w:line="223" w:lineRule="exact"/>
              <w:ind w:left="832"/>
              <w:rPr>
                <w:rFonts w:eastAsia="Arial"/>
                <w:lang w:val="en-US"/>
              </w:rPr>
            </w:pPr>
            <w:r w:rsidRPr="004D75E6">
              <w:rPr>
                <w:rFonts w:eastAsia="Arial"/>
                <w:lang w:val="en-US"/>
              </w:rPr>
              <w:t>Signature</w:t>
            </w:r>
          </w:p>
        </w:tc>
        <w:tc>
          <w:tcPr>
            <w:tcW w:w="2170" w:type="dxa"/>
          </w:tcPr>
          <w:p w14:paraId="7AC790D3" w14:textId="77777777" w:rsidR="00A75068" w:rsidRPr="004D75E6" w:rsidRDefault="00A75068" w:rsidP="00106B77">
            <w:pPr>
              <w:widowControl w:val="0"/>
              <w:autoSpaceDE w:val="0"/>
              <w:autoSpaceDN w:val="0"/>
              <w:spacing w:line="223" w:lineRule="exact"/>
              <w:ind w:left="515"/>
              <w:rPr>
                <w:rFonts w:eastAsia="Arial"/>
                <w:lang w:val="en-US"/>
              </w:rPr>
            </w:pPr>
            <w:r w:rsidRPr="004D75E6">
              <w:rPr>
                <w:rFonts w:eastAsia="Arial"/>
                <w:lang w:val="en-US"/>
              </w:rPr>
              <w:t>Date</w:t>
            </w:r>
          </w:p>
        </w:tc>
      </w:tr>
      <w:tr w:rsidR="00A75068" w:rsidRPr="004D75E6" w14:paraId="7CA7D9BD" w14:textId="77777777" w:rsidTr="00106B77">
        <w:trPr>
          <w:trHeight w:val="275"/>
        </w:trPr>
        <w:tc>
          <w:tcPr>
            <w:tcW w:w="1577" w:type="dxa"/>
          </w:tcPr>
          <w:p w14:paraId="4236A301" w14:textId="77777777" w:rsidR="00A75068" w:rsidRPr="004D75E6" w:rsidRDefault="00A75068" w:rsidP="00106B77">
            <w:pPr>
              <w:widowControl w:val="0"/>
              <w:autoSpaceDE w:val="0"/>
              <w:autoSpaceDN w:val="0"/>
              <w:spacing w:line="240" w:lineRule="auto"/>
              <w:rPr>
                <w:rFonts w:ascii="Times New Roman" w:eastAsia="Arial"/>
                <w:sz w:val="18"/>
                <w:lang w:val="en-US"/>
              </w:rPr>
            </w:pPr>
          </w:p>
        </w:tc>
        <w:tc>
          <w:tcPr>
            <w:tcW w:w="2455" w:type="dxa"/>
          </w:tcPr>
          <w:p w14:paraId="45182B24" w14:textId="77777777" w:rsidR="00A75068" w:rsidRPr="000A19F9" w:rsidRDefault="00A75068" w:rsidP="00106B77">
            <w:pPr>
              <w:widowControl w:val="0"/>
              <w:autoSpaceDE w:val="0"/>
              <w:autoSpaceDN w:val="0"/>
              <w:spacing w:before="14" w:line="240" w:lineRule="auto"/>
              <w:ind w:left="180"/>
              <w:rPr>
                <w:rFonts w:eastAsia="Arial"/>
                <w:lang w:val="en-US"/>
              </w:rPr>
            </w:pPr>
            <w:r w:rsidRPr="001D2515">
              <w:rPr>
                <w:rFonts w:eastAsia="Arial"/>
                <w:highlight w:val="yellow"/>
                <w:lang w:val="en-US"/>
              </w:rPr>
              <w:t>Job Title</w:t>
            </w:r>
            <w:r>
              <w:rPr>
                <w:rFonts w:eastAsia="Arial"/>
                <w:lang w:val="en-US"/>
              </w:rPr>
              <w:t xml:space="preserve"> </w:t>
            </w:r>
          </w:p>
          <w:p w14:paraId="4B3BCC62" w14:textId="77777777" w:rsidR="00A75068" w:rsidRPr="000A19F9" w:rsidRDefault="00A75068" w:rsidP="00106B77">
            <w:pPr>
              <w:widowControl w:val="0"/>
              <w:autoSpaceDE w:val="0"/>
              <w:autoSpaceDN w:val="0"/>
              <w:spacing w:before="14" w:line="240" w:lineRule="auto"/>
              <w:ind w:left="180"/>
              <w:rPr>
                <w:rFonts w:eastAsia="Arial"/>
                <w:lang w:val="en-US"/>
              </w:rPr>
            </w:pPr>
            <w:r w:rsidRPr="000A19F9">
              <w:rPr>
                <w:rFonts w:eastAsia="Arial"/>
                <w:lang w:val="en-US"/>
              </w:rPr>
              <w:t>Afrinov (PTY) LTD</w:t>
            </w:r>
          </w:p>
        </w:tc>
        <w:tc>
          <w:tcPr>
            <w:tcW w:w="2627" w:type="dxa"/>
          </w:tcPr>
          <w:p w14:paraId="501CB04E" w14:textId="77777777" w:rsidR="00A75068" w:rsidRPr="004D75E6" w:rsidRDefault="00A75068" w:rsidP="00106B77">
            <w:pPr>
              <w:widowControl w:val="0"/>
              <w:autoSpaceDE w:val="0"/>
              <w:autoSpaceDN w:val="0"/>
              <w:spacing w:line="240" w:lineRule="auto"/>
              <w:rPr>
                <w:rFonts w:ascii="Times New Roman" w:eastAsia="Arial"/>
                <w:sz w:val="18"/>
                <w:lang w:val="en-US"/>
              </w:rPr>
            </w:pPr>
          </w:p>
        </w:tc>
        <w:tc>
          <w:tcPr>
            <w:tcW w:w="2170" w:type="dxa"/>
          </w:tcPr>
          <w:p w14:paraId="77A47EF8" w14:textId="77777777" w:rsidR="00A75068" w:rsidRPr="004D75E6" w:rsidRDefault="00A75068" w:rsidP="00106B77">
            <w:pPr>
              <w:widowControl w:val="0"/>
              <w:autoSpaceDE w:val="0"/>
              <w:autoSpaceDN w:val="0"/>
              <w:spacing w:line="240" w:lineRule="auto"/>
              <w:rPr>
                <w:rFonts w:ascii="Times New Roman" w:eastAsia="Arial"/>
                <w:sz w:val="18"/>
                <w:lang w:val="en-US"/>
              </w:rPr>
            </w:pPr>
          </w:p>
        </w:tc>
      </w:tr>
      <w:tr w:rsidR="00A75068" w:rsidRPr="004D75E6" w14:paraId="12FAAE5C" w14:textId="77777777" w:rsidTr="00106B77">
        <w:trPr>
          <w:trHeight w:val="139"/>
        </w:trPr>
        <w:tc>
          <w:tcPr>
            <w:tcW w:w="1577" w:type="dxa"/>
          </w:tcPr>
          <w:p w14:paraId="4E592C5C" w14:textId="77777777" w:rsidR="00A75068" w:rsidRPr="004D75E6" w:rsidRDefault="00A75068" w:rsidP="00106B77">
            <w:pPr>
              <w:widowControl w:val="0"/>
              <w:autoSpaceDE w:val="0"/>
              <w:autoSpaceDN w:val="0"/>
              <w:spacing w:line="240" w:lineRule="auto"/>
              <w:rPr>
                <w:rFonts w:ascii="Times New Roman" w:eastAsia="Arial"/>
                <w:sz w:val="16"/>
                <w:lang w:val="en-US"/>
              </w:rPr>
            </w:pPr>
          </w:p>
        </w:tc>
        <w:tc>
          <w:tcPr>
            <w:tcW w:w="2455" w:type="dxa"/>
          </w:tcPr>
          <w:p w14:paraId="4E079346" w14:textId="77777777" w:rsidR="00A75068" w:rsidRPr="004D75E6" w:rsidRDefault="00A75068" w:rsidP="00106B77">
            <w:pPr>
              <w:widowControl w:val="0"/>
              <w:autoSpaceDE w:val="0"/>
              <w:autoSpaceDN w:val="0"/>
              <w:spacing w:before="13" w:line="210" w:lineRule="exact"/>
              <w:rPr>
                <w:rFonts w:eastAsia="Arial"/>
                <w:lang w:val="en-US"/>
              </w:rPr>
            </w:pPr>
          </w:p>
        </w:tc>
        <w:tc>
          <w:tcPr>
            <w:tcW w:w="2627" w:type="dxa"/>
            <w:tcBorders>
              <w:bottom w:val="single" w:sz="4" w:space="0" w:color="auto"/>
            </w:tcBorders>
          </w:tcPr>
          <w:p w14:paraId="13A9B3B5" w14:textId="77777777" w:rsidR="00A75068" w:rsidRPr="004D75E6" w:rsidRDefault="00A75068" w:rsidP="00106B77">
            <w:pPr>
              <w:widowControl w:val="0"/>
              <w:tabs>
                <w:tab w:val="left" w:pos="2438"/>
              </w:tabs>
              <w:autoSpaceDE w:val="0"/>
              <w:autoSpaceDN w:val="0"/>
              <w:spacing w:before="13" w:line="210" w:lineRule="exact"/>
              <w:rPr>
                <w:rFonts w:eastAsia="Arial"/>
                <w:lang w:val="en-US"/>
              </w:rPr>
            </w:pPr>
          </w:p>
        </w:tc>
        <w:tc>
          <w:tcPr>
            <w:tcW w:w="2170" w:type="dxa"/>
          </w:tcPr>
          <w:p w14:paraId="705FE0F8" w14:textId="77777777" w:rsidR="00A75068" w:rsidRPr="004D75E6" w:rsidRDefault="00A75068" w:rsidP="00106B77">
            <w:pPr>
              <w:widowControl w:val="0"/>
              <w:tabs>
                <w:tab w:val="left" w:pos="1850"/>
              </w:tabs>
              <w:autoSpaceDE w:val="0"/>
              <w:autoSpaceDN w:val="0"/>
              <w:spacing w:before="13" w:line="210" w:lineRule="exact"/>
              <w:ind w:left="515"/>
              <w:rPr>
                <w:rFonts w:eastAsia="Arial"/>
                <w:w w:val="99"/>
                <w:u w:val="single"/>
                <w:lang w:val="en-US"/>
              </w:rPr>
            </w:pPr>
            <w:r w:rsidRPr="004D75E6">
              <w:rPr>
                <w:rFonts w:eastAsia="Arial"/>
                <w:w w:val="99"/>
                <w:u w:val="single"/>
                <w:lang w:val="en-US"/>
              </w:rPr>
              <w:t xml:space="preserve"> </w:t>
            </w:r>
          </w:p>
          <w:p w14:paraId="29468F78" w14:textId="77777777" w:rsidR="00A75068" w:rsidRPr="004D75E6" w:rsidRDefault="00A75068" w:rsidP="00106B77">
            <w:pPr>
              <w:widowControl w:val="0"/>
              <w:tabs>
                <w:tab w:val="left" w:pos="1850"/>
              </w:tabs>
              <w:autoSpaceDE w:val="0"/>
              <w:autoSpaceDN w:val="0"/>
              <w:spacing w:before="13" w:line="210" w:lineRule="exact"/>
              <w:ind w:left="515"/>
              <w:rPr>
                <w:rFonts w:eastAsia="Arial"/>
                <w:lang w:val="en-US"/>
              </w:rPr>
            </w:pPr>
            <w:r w:rsidRPr="00AE4A8B">
              <w:rPr>
                <w:rFonts w:eastAsia="Arial"/>
                <w:highlight w:val="yellow"/>
                <w:lang w:val="en-US"/>
              </w:rPr>
              <w:t>10/00/2025</w:t>
            </w:r>
          </w:p>
        </w:tc>
      </w:tr>
      <w:tr w:rsidR="00A75068" w:rsidRPr="004D75E6" w14:paraId="1A281454" w14:textId="77777777" w:rsidTr="00106B77">
        <w:trPr>
          <w:trHeight w:val="252"/>
        </w:trPr>
        <w:tc>
          <w:tcPr>
            <w:tcW w:w="1577" w:type="dxa"/>
          </w:tcPr>
          <w:p w14:paraId="35FFC901" w14:textId="77777777" w:rsidR="00A75068" w:rsidRPr="004D75E6" w:rsidRDefault="00A75068" w:rsidP="00106B77">
            <w:pPr>
              <w:widowControl w:val="0"/>
              <w:autoSpaceDE w:val="0"/>
              <w:autoSpaceDN w:val="0"/>
              <w:spacing w:line="240" w:lineRule="auto"/>
              <w:rPr>
                <w:rFonts w:ascii="Times New Roman" w:eastAsia="Arial"/>
                <w:sz w:val="16"/>
                <w:lang w:val="en-US"/>
              </w:rPr>
            </w:pPr>
          </w:p>
        </w:tc>
        <w:tc>
          <w:tcPr>
            <w:tcW w:w="2455" w:type="dxa"/>
          </w:tcPr>
          <w:p w14:paraId="30CEED14" w14:textId="77777777" w:rsidR="00A75068" w:rsidRPr="004D75E6" w:rsidRDefault="00A75068" w:rsidP="00106B77">
            <w:pPr>
              <w:widowControl w:val="0"/>
              <w:autoSpaceDE w:val="0"/>
              <w:autoSpaceDN w:val="0"/>
              <w:spacing w:before="13" w:line="210" w:lineRule="exact"/>
              <w:ind w:left="180"/>
              <w:rPr>
                <w:rFonts w:eastAsia="Arial"/>
                <w:lang w:val="en-US"/>
              </w:rPr>
            </w:pPr>
          </w:p>
        </w:tc>
        <w:tc>
          <w:tcPr>
            <w:tcW w:w="2627" w:type="dxa"/>
            <w:tcBorders>
              <w:top w:val="single" w:sz="4" w:space="0" w:color="auto"/>
            </w:tcBorders>
          </w:tcPr>
          <w:p w14:paraId="0D69D735" w14:textId="77777777" w:rsidR="00A75068" w:rsidRPr="004D75E6" w:rsidRDefault="00A75068" w:rsidP="00106B77">
            <w:pPr>
              <w:widowControl w:val="0"/>
              <w:tabs>
                <w:tab w:val="left" w:pos="2438"/>
              </w:tabs>
              <w:autoSpaceDE w:val="0"/>
              <w:autoSpaceDN w:val="0"/>
              <w:spacing w:before="13" w:line="210" w:lineRule="exact"/>
              <w:ind w:left="832"/>
              <w:rPr>
                <w:rFonts w:eastAsia="Arial"/>
                <w:w w:val="99"/>
                <w:u w:val="single"/>
                <w:lang w:val="en-US"/>
              </w:rPr>
            </w:pPr>
          </w:p>
        </w:tc>
        <w:tc>
          <w:tcPr>
            <w:tcW w:w="2170" w:type="dxa"/>
          </w:tcPr>
          <w:p w14:paraId="3071D5E9" w14:textId="77777777" w:rsidR="00A75068" w:rsidRPr="004D75E6" w:rsidRDefault="00A75068" w:rsidP="00106B77">
            <w:pPr>
              <w:widowControl w:val="0"/>
              <w:tabs>
                <w:tab w:val="left" w:pos="1850"/>
              </w:tabs>
              <w:autoSpaceDE w:val="0"/>
              <w:autoSpaceDN w:val="0"/>
              <w:spacing w:before="13" w:line="210" w:lineRule="exact"/>
              <w:ind w:left="515"/>
              <w:rPr>
                <w:rFonts w:eastAsia="Arial"/>
                <w:w w:val="99"/>
                <w:u w:val="single"/>
                <w:lang w:val="en-US"/>
              </w:rPr>
            </w:pPr>
          </w:p>
        </w:tc>
      </w:tr>
      <w:bookmarkEnd w:id="6"/>
    </w:tbl>
    <w:p w14:paraId="52A1BA35" w14:textId="77777777" w:rsidR="00AF1843" w:rsidRDefault="00AF1843" w:rsidP="006D7D4B">
      <w:pPr>
        <w:widowControl w:val="0"/>
        <w:autoSpaceDE w:val="0"/>
        <w:autoSpaceDN w:val="0"/>
        <w:spacing w:line="240" w:lineRule="auto"/>
        <w:rPr>
          <w:rFonts w:eastAsia="Arial"/>
          <w:b/>
          <w:lang w:val="en-US"/>
        </w:rPr>
      </w:pPr>
    </w:p>
    <w:tbl>
      <w:tblPr>
        <w:tblW w:w="0" w:type="auto"/>
        <w:tblInd w:w="102" w:type="dxa"/>
        <w:tblLayout w:type="fixed"/>
        <w:tblCellMar>
          <w:left w:w="0" w:type="dxa"/>
          <w:right w:w="0" w:type="dxa"/>
        </w:tblCellMar>
        <w:tblLook w:val="01E0" w:firstRow="1" w:lastRow="1" w:firstColumn="1" w:lastColumn="1" w:noHBand="0" w:noVBand="0"/>
      </w:tblPr>
      <w:tblGrid>
        <w:gridCol w:w="6"/>
        <w:gridCol w:w="1577"/>
        <w:gridCol w:w="31"/>
        <w:gridCol w:w="2340"/>
        <w:gridCol w:w="84"/>
        <w:gridCol w:w="2627"/>
        <w:gridCol w:w="157"/>
        <w:gridCol w:w="2013"/>
        <w:gridCol w:w="210"/>
      </w:tblGrid>
      <w:tr w:rsidR="001D2997" w:rsidRPr="004D75E6" w14:paraId="747C6F2E" w14:textId="77777777" w:rsidTr="001D2997">
        <w:trPr>
          <w:gridBefore w:val="1"/>
          <w:gridAfter w:val="1"/>
          <w:wBefore w:w="6" w:type="dxa"/>
          <w:wAfter w:w="210" w:type="dxa"/>
          <w:trHeight w:val="253"/>
        </w:trPr>
        <w:tc>
          <w:tcPr>
            <w:tcW w:w="1577" w:type="dxa"/>
          </w:tcPr>
          <w:p w14:paraId="34CE9BD4" w14:textId="6D26405C" w:rsidR="001D2997" w:rsidRPr="004D75E6" w:rsidRDefault="001D2997" w:rsidP="00106B77">
            <w:pPr>
              <w:widowControl w:val="0"/>
              <w:autoSpaceDE w:val="0"/>
              <w:autoSpaceDN w:val="0"/>
              <w:spacing w:line="223" w:lineRule="exact"/>
              <w:ind w:left="200"/>
              <w:rPr>
                <w:rFonts w:eastAsia="Arial"/>
                <w:lang w:val="en-US"/>
              </w:rPr>
            </w:pPr>
            <w:r>
              <w:rPr>
                <w:rFonts w:eastAsia="Arial"/>
                <w:lang w:val="en-US"/>
              </w:rPr>
              <w:t>Approved</w:t>
            </w:r>
            <w:r w:rsidRPr="004D75E6">
              <w:rPr>
                <w:rFonts w:eastAsia="Arial"/>
                <w:lang w:val="en-US"/>
              </w:rPr>
              <w:t xml:space="preserve"> By:</w:t>
            </w:r>
          </w:p>
        </w:tc>
        <w:tc>
          <w:tcPr>
            <w:tcW w:w="2455" w:type="dxa"/>
            <w:gridSpan w:val="3"/>
          </w:tcPr>
          <w:p w14:paraId="753CF618" w14:textId="77777777" w:rsidR="001D2997" w:rsidRPr="00AE4A8B" w:rsidRDefault="001D2997" w:rsidP="00106B77">
            <w:pPr>
              <w:widowControl w:val="0"/>
              <w:autoSpaceDE w:val="0"/>
              <w:autoSpaceDN w:val="0"/>
              <w:spacing w:line="223" w:lineRule="exact"/>
              <w:ind w:left="180"/>
              <w:rPr>
                <w:rFonts w:eastAsia="Arial"/>
                <w:highlight w:val="yellow"/>
                <w:lang w:val="en-US"/>
              </w:rPr>
            </w:pPr>
            <w:r w:rsidRPr="00AE4A8B">
              <w:rPr>
                <w:rFonts w:eastAsia="Arial"/>
                <w:highlight w:val="yellow"/>
                <w:lang w:val="en-US"/>
              </w:rPr>
              <w:t>Name Surname</w:t>
            </w:r>
          </w:p>
        </w:tc>
        <w:tc>
          <w:tcPr>
            <w:tcW w:w="2627" w:type="dxa"/>
          </w:tcPr>
          <w:p w14:paraId="3EB9EE01" w14:textId="77777777" w:rsidR="001D2997" w:rsidRPr="004D75E6" w:rsidRDefault="001D2997" w:rsidP="00106B77">
            <w:pPr>
              <w:widowControl w:val="0"/>
              <w:autoSpaceDE w:val="0"/>
              <w:autoSpaceDN w:val="0"/>
              <w:spacing w:line="223" w:lineRule="exact"/>
              <w:ind w:left="832"/>
              <w:rPr>
                <w:rFonts w:eastAsia="Arial"/>
                <w:lang w:val="en-US"/>
              </w:rPr>
            </w:pPr>
            <w:r w:rsidRPr="004D75E6">
              <w:rPr>
                <w:rFonts w:eastAsia="Arial"/>
                <w:lang w:val="en-US"/>
              </w:rPr>
              <w:t>Signature</w:t>
            </w:r>
          </w:p>
        </w:tc>
        <w:tc>
          <w:tcPr>
            <w:tcW w:w="2170" w:type="dxa"/>
            <w:gridSpan w:val="2"/>
          </w:tcPr>
          <w:p w14:paraId="7DEC7CCB" w14:textId="77777777" w:rsidR="001D2997" w:rsidRPr="004D75E6" w:rsidRDefault="001D2997" w:rsidP="00106B77">
            <w:pPr>
              <w:widowControl w:val="0"/>
              <w:autoSpaceDE w:val="0"/>
              <w:autoSpaceDN w:val="0"/>
              <w:spacing w:line="223" w:lineRule="exact"/>
              <w:ind w:left="515"/>
              <w:rPr>
                <w:rFonts w:eastAsia="Arial"/>
                <w:lang w:val="en-US"/>
              </w:rPr>
            </w:pPr>
            <w:r w:rsidRPr="004D75E6">
              <w:rPr>
                <w:rFonts w:eastAsia="Arial"/>
                <w:lang w:val="en-US"/>
              </w:rPr>
              <w:t>Date</w:t>
            </w:r>
          </w:p>
        </w:tc>
      </w:tr>
      <w:tr w:rsidR="001D2997" w:rsidRPr="004D75E6" w14:paraId="79A39A07" w14:textId="77777777" w:rsidTr="001D2997">
        <w:trPr>
          <w:gridBefore w:val="1"/>
          <w:gridAfter w:val="1"/>
          <w:wBefore w:w="6" w:type="dxa"/>
          <w:wAfter w:w="210" w:type="dxa"/>
          <w:trHeight w:val="275"/>
        </w:trPr>
        <w:tc>
          <w:tcPr>
            <w:tcW w:w="1577" w:type="dxa"/>
          </w:tcPr>
          <w:p w14:paraId="64C2263A" w14:textId="77777777" w:rsidR="001D2997" w:rsidRPr="004D75E6" w:rsidRDefault="001D2997" w:rsidP="00106B77">
            <w:pPr>
              <w:widowControl w:val="0"/>
              <w:autoSpaceDE w:val="0"/>
              <w:autoSpaceDN w:val="0"/>
              <w:spacing w:line="240" w:lineRule="auto"/>
              <w:rPr>
                <w:rFonts w:ascii="Times New Roman" w:eastAsia="Arial"/>
                <w:sz w:val="18"/>
                <w:lang w:val="en-US"/>
              </w:rPr>
            </w:pPr>
          </w:p>
        </w:tc>
        <w:tc>
          <w:tcPr>
            <w:tcW w:w="2455" w:type="dxa"/>
            <w:gridSpan w:val="3"/>
          </w:tcPr>
          <w:p w14:paraId="07417C47" w14:textId="77777777" w:rsidR="001D2997" w:rsidRPr="000A19F9" w:rsidRDefault="001D2997" w:rsidP="00106B77">
            <w:pPr>
              <w:widowControl w:val="0"/>
              <w:autoSpaceDE w:val="0"/>
              <w:autoSpaceDN w:val="0"/>
              <w:spacing w:before="14" w:line="240" w:lineRule="auto"/>
              <w:ind w:left="180"/>
              <w:rPr>
                <w:rFonts w:eastAsia="Arial"/>
                <w:lang w:val="en-US"/>
              </w:rPr>
            </w:pPr>
            <w:r w:rsidRPr="001D2515">
              <w:rPr>
                <w:rFonts w:eastAsia="Arial"/>
                <w:highlight w:val="yellow"/>
                <w:lang w:val="en-US"/>
              </w:rPr>
              <w:t>Job Title</w:t>
            </w:r>
            <w:r>
              <w:rPr>
                <w:rFonts w:eastAsia="Arial"/>
                <w:lang w:val="en-US"/>
              </w:rPr>
              <w:t xml:space="preserve"> </w:t>
            </w:r>
          </w:p>
          <w:p w14:paraId="76497746" w14:textId="77777777" w:rsidR="001D2997" w:rsidRPr="000A19F9" w:rsidRDefault="001D2997" w:rsidP="00106B77">
            <w:pPr>
              <w:widowControl w:val="0"/>
              <w:autoSpaceDE w:val="0"/>
              <w:autoSpaceDN w:val="0"/>
              <w:spacing w:before="14" w:line="240" w:lineRule="auto"/>
              <w:ind w:left="180"/>
              <w:rPr>
                <w:rFonts w:eastAsia="Arial"/>
                <w:lang w:val="en-US"/>
              </w:rPr>
            </w:pPr>
            <w:r w:rsidRPr="000A19F9">
              <w:rPr>
                <w:rFonts w:eastAsia="Arial"/>
                <w:lang w:val="en-US"/>
              </w:rPr>
              <w:t>Afrinov (PTY) LTD</w:t>
            </w:r>
          </w:p>
        </w:tc>
        <w:tc>
          <w:tcPr>
            <w:tcW w:w="2627" w:type="dxa"/>
          </w:tcPr>
          <w:p w14:paraId="7B719D34" w14:textId="77777777" w:rsidR="001D2997" w:rsidRPr="004D75E6" w:rsidRDefault="001D2997" w:rsidP="00106B77">
            <w:pPr>
              <w:widowControl w:val="0"/>
              <w:autoSpaceDE w:val="0"/>
              <w:autoSpaceDN w:val="0"/>
              <w:spacing w:line="240" w:lineRule="auto"/>
              <w:rPr>
                <w:rFonts w:ascii="Times New Roman" w:eastAsia="Arial"/>
                <w:sz w:val="18"/>
                <w:lang w:val="en-US"/>
              </w:rPr>
            </w:pPr>
          </w:p>
        </w:tc>
        <w:tc>
          <w:tcPr>
            <w:tcW w:w="2170" w:type="dxa"/>
            <w:gridSpan w:val="2"/>
          </w:tcPr>
          <w:p w14:paraId="50A8DFEE" w14:textId="77777777" w:rsidR="001D2997" w:rsidRPr="004D75E6" w:rsidRDefault="001D2997" w:rsidP="00106B77">
            <w:pPr>
              <w:widowControl w:val="0"/>
              <w:autoSpaceDE w:val="0"/>
              <w:autoSpaceDN w:val="0"/>
              <w:spacing w:line="240" w:lineRule="auto"/>
              <w:rPr>
                <w:rFonts w:ascii="Times New Roman" w:eastAsia="Arial"/>
                <w:sz w:val="18"/>
                <w:lang w:val="en-US"/>
              </w:rPr>
            </w:pPr>
          </w:p>
        </w:tc>
      </w:tr>
      <w:tr w:rsidR="001D2997" w:rsidRPr="004D75E6" w14:paraId="43FE7561" w14:textId="77777777" w:rsidTr="001D2997">
        <w:trPr>
          <w:gridBefore w:val="1"/>
          <w:gridAfter w:val="1"/>
          <w:wBefore w:w="6" w:type="dxa"/>
          <w:wAfter w:w="210" w:type="dxa"/>
          <w:trHeight w:val="139"/>
        </w:trPr>
        <w:tc>
          <w:tcPr>
            <w:tcW w:w="1577" w:type="dxa"/>
          </w:tcPr>
          <w:p w14:paraId="14590651" w14:textId="77777777" w:rsidR="001D2997" w:rsidRPr="004D75E6" w:rsidRDefault="001D2997" w:rsidP="00106B77">
            <w:pPr>
              <w:widowControl w:val="0"/>
              <w:autoSpaceDE w:val="0"/>
              <w:autoSpaceDN w:val="0"/>
              <w:spacing w:line="240" w:lineRule="auto"/>
              <w:rPr>
                <w:rFonts w:ascii="Times New Roman" w:eastAsia="Arial"/>
                <w:sz w:val="16"/>
                <w:lang w:val="en-US"/>
              </w:rPr>
            </w:pPr>
          </w:p>
        </w:tc>
        <w:tc>
          <w:tcPr>
            <w:tcW w:w="2455" w:type="dxa"/>
            <w:gridSpan w:val="3"/>
          </w:tcPr>
          <w:p w14:paraId="365409FF" w14:textId="77777777" w:rsidR="001D2997" w:rsidRPr="004D75E6" w:rsidRDefault="001D2997" w:rsidP="00106B77">
            <w:pPr>
              <w:widowControl w:val="0"/>
              <w:autoSpaceDE w:val="0"/>
              <w:autoSpaceDN w:val="0"/>
              <w:spacing w:before="13" w:line="210" w:lineRule="exact"/>
              <w:rPr>
                <w:rFonts w:eastAsia="Arial"/>
                <w:lang w:val="en-US"/>
              </w:rPr>
            </w:pPr>
          </w:p>
        </w:tc>
        <w:tc>
          <w:tcPr>
            <w:tcW w:w="2627" w:type="dxa"/>
            <w:tcBorders>
              <w:bottom w:val="single" w:sz="4" w:space="0" w:color="auto"/>
            </w:tcBorders>
          </w:tcPr>
          <w:p w14:paraId="51105ACC" w14:textId="77777777" w:rsidR="001D2997" w:rsidRPr="004D75E6" w:rsidRDefault="001D2997" w:rsidP="00106B77">
            <w:pPr>
              <w:widowControl w:val="0"/>
              <w:tabs>
                <w:tab w:val="left" w:pos="2438"/>
              </w:tabs>
              <w:autoSpaceDE w:val="0"/>
              <w:autoSpaceDN w:val="0"/>
              <w:spacing w:before="13" w:line="210" w:lineRule="exact"/>
              <w:rPr>
                <w:rFonts w:eastAsia="Arial"/>
                <w:lang w:val="en-US"/>
              </w:rPr>
            </w:pPr>
          </w:p>
        </w:tc>
        <w:tc>
          <w:tcPr>
            <w:tcW w:w="2170" w:type="dxa"/>
            <w:gridSpan w:val="2"/>
          </w:tcPr>
          <w:p w14:paraId="7B7811CF" w14:textId="77777777" w:rsidR="001D2997" w:rsidRPr="004D75E6" w:rsidRDefault="001D2997" w:rsidP="00106B77">
            <w:pPr>
              <w:widowControl w:val="0"/>
              <w:tabs>
                <w:tab w:val="left" w:pos="1850"/>
              </w:tabs>
              <w:autoSpaceDE w:val="0"/>
              <w:autoSpaceDN w:val="0"/>
              <w:spacing w:before="13" w:line="210" w:lineRule="exact"/>
              <w:ind w:left="515"/>
              <w:rPr>
                <w:rFonts w:eastAsia="Arial"/>
                <w:w w:val="99"/>
                <w:u w:val="single"/>
                <w:lang w:val="en-US"/>
              </w:rPr>
            </w:pPr>
            <w:r w:rsidRPr="004D75E6">
              <w:rPr>
                <w:rFonts w:eastAsia="Arial"/>
                <w:w w:val="99"/>
                <w:u w:val="single"/>
                <w:lang w:val="en-US"/>
              </w:rPr>
              <w:t xml:space="preserve"> </w:t>
            </w:r>
          </w:p>
          <w:p w14:paraId="485019E6" w14:textId="77777777" w:rsidR="001D2997" w:rsidRPr="004D75E6" w:rsidRDefault="001D2997" w:rsidP="00106B77">
            <w:pPr>
              <w:widowControl w:val="0"/>
              <w:tabs>
                <w:tab w:val="left" w:pos="1850"/>
              </w:tabs>
              <w:autoSpaceDE w:val="0"/>
              <w:autoSpaceDN w:val="0"/>
              <w:spacing w:before="13" w:line="210" w:lineRule="exact"/>
              <w:ind w:left="515"/>
              <w:rPr>
                <w:rFonts w:eastAsia="Arial"/>
                <w:lang w:val="en-US"/>
              </w:rPr>
            </w:pPr>
            <w:r w:rsidRPr="00AE4A8B">
              <w:rPr>
                <w:rFonts w:eastAsia="Arial"/>
                <w:highlight w:val="yellow"/>
                <w:lang w:val="en-US"/>
              </w:rPr>
              <w:t>10/00/2025</w:t>
            </w:r>
          </w:p>
        </w:tc>
      </w:tr>
      <w:tr w:rsidR="001D2997" w:rsidRPr="004D75E6" w14:paraId="709D31CB" w14:textId="77777777" w:rsidTr="001D2997">
        <w:trPr>
          <w:gridBefore w:val="1"/>
          <w:gridAfter w:val="1"/>
          <w:wBefore w:w="6" w:type="dxa"/>
          <w:wAfter w:w="210" w:type="dxa"/>
          <w:trHeight w:val="252"/>
        </w:trPr>
        <w:tc>
          <w:tcPr>
            <w:tcW w:w="1577" w:type="dxa"/>
          </w:tcPr>
          <w:p w14:paraId="13E9E880" w14:textId="77777777" w:rsidR="001D2997" w:rsidRPr="004D75E6" w:rsidRDefault="001D2997" w:rsidP="00106B77">
            <w:pPr>
              <w:widowControl w:val="0"/>
              <w:autoSpaceDE w:val="0"/>
              <w:autoSpaceDN w:val="0"/>
              <w:spacing w:line="240" w:lineRule="auto"/>
              <w:rPr>
                <w:rFonts w:ascii="Times New Roman" w:eastAsia="Arial"/>
                <w:sz w:val="16"/>
                <w:lang w:val="en-US"/>
              </w:rPr>
            </w:pPr>
          </w:p>
        </w:tc>
        <w:tc>
          <w:tcPr>
            <w:tcW w:w="2455" w:type="dxa"/>
            <w:gridSpan w:val="3"/>
          </w:tcPr>
          <w:p w14:paraId="0F893D4F" w14:textId="77777777" w:rsidR="001D2997" w:rsidRPr="004D75E6" w:rsidRDefault="001D2997" w:rsidP="00106B77">
            <w:pPr>
              <w:widowControl w:val="0"/>
              <w:autoSpaceDE w:val="0"/>
              <w:autoSpaceDN w:val="0"/>
              <w:spacing w:before="13" w:line="210" w:lineRule="exact"/>
              <w:ind w:left="180"/>
              <w:rPr>
                <w:rFonts w:eastAsia="Arial"/>
                <w:lang w:val="en-US"/>
              </w:rPr>
            </w:pPr>
          </w:p>
        </w:tc>
        <w:tc>
          <w:tcPr>
            <w:tcW w:w="2627" w:type="dxa"/>
            <w:tcBorders>
              <w:top w:val="single" w:sz="4" w:space="0" w:color="auto"/>
            </w:tcBorders>
          </w:tcPr>
          <w:p w14:paraId="1F01CC21" w14:textId="77777777" w:rsidR="001D2997" w:rsidRPr="004D75E6" w:rsidRDefault="001D2997" w:rsidP="00106B77">
            <w:pPr>
              <w:widowControl w:val="0"/>
              <w:tabs>
                <w:tab w:val="left" w:pos="2438"/>
              </w:tabs>
              <w:autoSpaceDE w:val="0"/>
              <w:autoSpaceDN w:val="0"/>
              <w:spacing w:before="13" w:line="210" w:lineRule="exact"/>
              <w:ind w:left="832"/>
              <w:rPr>
                <w:rFonts w:eastAsia="Arial"/>
                <w:w w:val="99"/>
                <w:u w:val="single"/>
                <w:lang w:val="en-US"/>
              </w:rPr>
            </w:pPr>
          </w:p>
        </w:tc>
        <w:tc>
          <w:tcPr>
            <w:tcW w:w="2170" w:type="dxa"/>
            <w:gridSpan w:val="2"/>
          </w:tcPr>
          <w:p w14:paraId="2300CBF5" w14:textId="77777777" w:rsidR="001D2997" w:rsidRPr="004D75E6" w:rsidRDefault="001D2997" w:rsidP="00106B77">
            <w:pPr>
              <w:widowControl w:val="0"/>
              <w:tabs>
                <w:tab w:val="left" w:pos="1850"/>
              </w:tabs>
              <w:autoSpaceDE w:val="0"/>
              <w:autoSpaceDN w:val="0"/>
              <w:spacing w:before="13" w:line="210" w:lineRule="exact"/>
              <w:ind w:left="515"/>
              <w:rPr>
                <w:rFonts w:eastAsia="Arial"/>
                <w:w w:val="99"/>
                <w:u w:val="single"/>
                <w:lang w:val="en-US"/>
              </w:rPr>
            </w:pPr>
          </w:p>
        </w:tc>
      </w:tr>
      <w:tr w:rsidR="00EA4CF4" w:rsidRPr="004D75E6" w14:paraId="22597FE2" w14:textId="77777777" w:rsidTr="001D2997">
        <w:trPr>
          <w:trHeight w:val="282"/>
        </w:trPr>
        <w:tc>
          <w:tcPr>
            <w:tcW w:w="1614" w:type="dxa"/>
            <w:gridSpan w:val="3"/>
          </w:tcPr>
          <w:p w14:paraId="139C3E5A" w14:textId="77777777" w:rsidR="003B56DB" w:rsidRPr="004D75E6" w:rsidRDefault="003B56DB" w:rsidP="00AF1843">
            <w:pPr>
              <w:tabs>
                <w:tab w:val="clear" w:pos="851"/>
              </w:tabs>
              <w:spacing w:line="240" w:lineRule="auto"/>
              <w:rPr>
                <w:rFonts w:ascii="Times New Roman" w:eastAsia="Arial"/>
                <w:sz w:val="16"/>
                <w:lang w:val="en-US"/>
              </w:rPr>
            </w:pPr>
          </w:p>
        </w:tc>
        <w:tc>
          <w:tcPr>
            <w:tcW w:w="2340" w:type="dxa"/>
          </w:tcPr>
          <w:p w14:paraId="6C10CFDE" w14:textId="77777777" w:rsidR="003B56DB" w:rsidRPr="00577494" w:rsidRDefault="003B56DB">
            <w:pPr>
              <w:widowControl w:val="0"/>
              <w:autoSpaceDE w:val="0"/>
              <w:autoSpaceDN w:val="0"/>
              <w:spacing w:before="13" w:line="210" w:lineRule="exact"/>
              <w:ind w:left="180"/>
              <w:rPr>
                <w:rFonts w:eastAsia="Arial"/>
                <w:lang w:val="en-US"/>
              </w:rPr>
            </w:pPr>
          </w:p>
        </w:tc>
        <w:tc>
          <w:tcPr>
            <w:tcW w:w="2868" w:type="dxa"/>
            <w:gridSpan w:val="3"/>
          </w:tcPr>
          <w:p w14:paraId="5C037B4C" w14:textId="77777777" w:rsidR="003B56DB" w:rsidRPr="00577494" w:rsidRDefault="003B56DB" w:rsidP="00577494">
            <w:pPr>
              <w:widowControl w:val="0"/>
              <w:autoSpaceDE w:val="0"/>
              <w:autoSpaceDN w:val="0"/>
              <w:spacing w:before="13" w:line="210" w:lineRule="exact"/>
              <w:ind w:left="180"/>
              <w:rPr>
                <w:rFonts w:eastAsia="Arial"/>
                <w:lang w:val="en-US"/>
              </w:rPr>
            </w:pPr>
          </w:p>
        </w:tc>
        <w:tc>
          <w:tcPr>
            <w:tcW w:w="2223" w:type="dxa"/>
            <w:gridSpan w:val="2"/>
          </w:tcPr>
          <w:p w14:paraId="0C9DF1FF" w14:textId="77777777" w:rsidR="003B56DB" w:rsidRPr="004D75E6" w:rsidRDefault="003B56DB">
            <w:pPr>
              <w:widowControl w:val="0"/>
              <w:tabs>
                <w:tab w:val="left" w:pos="1850"/>
              </w:tabs>
              <w:autoSpaceDE w:val="0"/>
              <w:autoSpaceDN w:val="0"/>
              <w:spacing w:before="13" w:line="210" w:lineRule="exact"/>
              <w:ind w:left="515"/>
              <w:rPr>
                <w:rFonts w:eastAsia="Arial"/>
                <w:w w:val="99"/>
                <w:u w:val="single"/>
                <w:lang w:val="en-US"/>
              </w:rPr>
            </w:pPr>
          </w:p>
        </w:tc>
      </w:tr>
    </w:tbl>
    <w:p w14:paraId="0137BB9F" w14:textId="77777777" w:rsidR="00181F3B" w:rsidRPr="006D7D4B" w:rsidRDefault="00181F3B" w:rsidP="00E4074E"/>
    <w:p w14:paraId="308CE35C" w14:textId="77777777" w:rsidR="00181F3B" w:rsidRDefault="00181F3B" w:rsidP="00181F3B">
      <w:pPr>
        <w:rPr>
          <w:sz w:val="40"/>
          <w:szCs w:val="40"/>
        </w:rPr>
      </w:pPr>
    </w:p>
    <w:p w14:paraId="6556A56E" w14:textId="77777777" w:rsidR="00E033CE" w:rsidRDefault="00E033CE" w:rsidP="00181F3B">
      <w:pPr>
        <w:rPr>
          <w:sz w:val="40"/>
          <w:szCs w:val="40"/>
        </w:rPr>
      </w:pPr>
    </w:p>
    <w:p w14:paraId="32F1DA82" w14:textId="5A111BB7" w:rsidR="00F86408" w:rsidRPr="00A945D9" w:rsidRDefault="00181F3B" w:rsidP="00A945D9">
      <w:pPr>
        <w:rPr>
          <w:sz w:val="40"/>
          <w:szCs w:val="40"/>
        </w:rPr>
      </w:pPr>
      <w:r>
        <w:rPr>
          <w:sz w:val="40"/>
          <w:szCs w:val="40"/>
        </w:rPr>
        <w:br w:type="page"/>
      </w:r>
    </w:p>
    <w:sdt>
      <w:sdtPr>
        <w:rPr>
          <w:rFonts w:ascii="Arial" w:eastAsia="Times New Roman" w:hAnsi="Arial" w:cs="Arial"/>
          <w:b w:val="0"/>
          <w:bCs w:val="0"/>
          <w:color w:val="auto"/>
          <w:sz w:val="20"/>
          <w:szCs w:val="20"/>
          <w:lang w:val="en-GB" w:eastAsia="en-US"/>
        </w:rPr>
        <w:id w:val="-735698559"/>
        <w:docPartObj>
          <w:docPartGallery w:val="Table of Contents"/>
          <w:docPartUnique/>
        </w:docPartObj>
      </w:sdtPr>
      <w:sdtEndPr>
        <w:rPr>
          <w:noProof/>
        </w:rPr>
      </w:sdtEndPr>
      <w:sdtContent>
        <w:p w14:paraId="049C6AA1" w14:textId="7E8C5E89" w:rsidR="00A945D9" w:rsidRPr="002C74CD" w:rsidRDefault="00A945D9" w:rsidP="00A945D9">
          <w:pPr>
            <w:pStyle w:val="TOCHeading"/>
            <w:jc w:val="center"/>
            <w:rPr>
              <w:rFonts w:ascii="Arial" w:hAnsi="Arial" w:cs="Arial"/>
              <w:color w:val="auto"/>
              <w:sz w:val="36"/>
              <w:szCs w:val="36"/>
            </w:rPr>
          </w:pPr>
          <w:r w:rsidRPr="002C74CD">
            <w:rPr>
              <w:rFonts w:ascii="Arial" w:hAnsi="Arial" w:cs="Arial"/>
              <w:color w:val="auto"/>
              <w:sz w:val="36"/>
              <w:szCs w:val="36"/>
            </w:rPr>
            <w:t>Table of Contents</w:t>
          </w:r>
        </w:p>
        <w:p w14:paraId="5D9F21C9" w14:textId="317B2177" w:rsidR="00DB303C" w:rsidRDefault="00A945D9">
          <w:pPr>
            <w:pStyle w:val="TOC1"/>
            <w:rPr>
              <w:rFonts w:asciiTheme="minorHAnsi" w:eastAsiaTheme="minorEastAsia" w:hAnsiTheme="minorHAnsi" w:cstheme="minorBidi"/>
              <w:b w:val="0"/>
              <w:bCs w:val="0"/>
              <w:caps w:val="0"/>
              <w:color w:val="auto"/>
              <w:kern w:val="2"/>
              <w:lang w:val="en-US"/>
              <w14:ligatures w14:val="standardContextual"/>
            </w:rPr>
          </w:pPr>
          <w:r>
            <w:fldChar w:fldCharType="begin"/>
          </w:r>
          <w:r>
            <w:instrText xml:space="preserve"> TOC \o "1-3" \h \z \u </w:instrText>
          </w:r>
          <w:r>
            <w:fldChar w:fldCharType="separate"/>
          </w:r>
          <w:hyperlink w:anchor="_Toc203048457" w:history="1">
            <w:r w:rsidR="00DB303C" w:rsidRPr="00AD7845">
              <w:rPr>
                <w:rStyle w:val="Hyperlink"/>
                <w:lang w:val="en-ZA"/>
              </w:rPr>
              <w:t>APPROVAL PAGE</w:t>
            </w:r>
            <w:r w:rsidR="00DB303C">
              <w:rPr>
                <w:webHidden/>
              </w:rPr>
              <w:tab/>
            </w:r>
            <w:r w:rsidR="00DB303C">
              <w:rPr>
                <w:webHidden/>
              </w:rPr>
              <w:fldChar w:fldCharType="begin"/>
            </w:r>
            <w:r w:rsidR="00DB303C">
              <w:rPr>
                <w:webHidden/>
              </w:rPr>
              <w:instrText xml:space="preserve"> PAGEREF _Toc203048457 \h </w:instrText>
            </w:r>
            <w:r w:rsidR="00DB303C">
              <w:rPr>
                <w:webHidden/>
              </w:rPr>
            </w:r>
            <w:r w:rsidR="00DB303C">
              <w:rPr>
                <w:webHidden/>
              </w:rPr>
              <w:fldChar w:fldCharType="separate"/>
            </w:r>
            <w:r w:rsidR="00551870">
              <w:rPr>
                <w:webHidden/>
              </w:rPr>
              <w:t>1</w:t>
            </w:r>
            <w:r w:rsidR="00DB303C">
              <w:rPr>
                <w:webHidden/>
              </w:rPr>
              <w:fldChar w:fldCharType="end"/>
            </w:r>
          </w:hyperlink>
        </w:p>
        <w:p w14:paraId="3CDFF556" w14:textId="1FA34C93" w:rsidR="00DB303C" w:rsidRDefault="00DB303C">
          <w:pPr>
            <w:pStyle w:val="TOC1"/>
            <w:rPr>
              <w:rFonts w:asciiTheme="minorHAnsi" w:eastAsiaTheme="minorEastAsia" w:hAnsiTheme="minorHAnsi" w:cstheme="minorBidi"/>
              <w:b w:val="0"/>
              <w:bCs w:val="0"/>
              <w:caps w:val="0"/>
              <w:color w:val="auto"/>
              <w:kern w:val="2"/>
              <w:lang w:val="en-US"/>
              <w14:ligatures w14:val="standardContextual"/>
            </w:rPr>
          </w:pPr>
          <w:hyperlink w:anchor="_Toc203048458" w:history="1">
            <w:r w:rsidRPr="00AD7845">
              <w:rPr>
                <w:rStyle w:val="Hyperlink"/>
                <w:lang w:val="en-ZA"/>
              </w:rPr>
              <w:t>List of figures</w:t>
            </w:r>
            <w:r>
              <w:rPr>
                <w:webHidden/>
              </w:rPr>
              <w:tab/>
            </w:r>
            <w:r>
              <w:rPr>
                <w:webHidden/>
              </w:rPr>
              <w:fldChar w:fldCharType="begin"/>
            </w:r>
            <w:r>
              <w:rPr>
                <w:webHidden/>
              </w:rPr>
              <w:instrText xml:space="preserve"> PAGEREF _Toc203048458 \h </w:instrText>
            </w:r>
            <w:r>
              <w:rPr>
                <w:webHidden/>
              </w:rPr>
            </w:r>
            <w:r>
              <w:rPr>
                <w:webHidden/>
              </w:rPr>
              <w:fldChar w:fldCharType="separate"/>
            </w:r>
            <w:r w:rsidR="00551870">
              <w:rPr>
                <w:webHidden/>
              </w:rPr>
              <w:t>3</w:t>
            </w:r>
            <w:r>
              <w:rPr>
                <w:webHidden/>
              </w:rPr>
              <w:fldChar w:fldCharType="end"/>
            </w:r>
          </w:hyperlink>
        </w:p>
        <w:p w14:paraId="76D3AB7F" w14:textId="3B4A29ED" w:rsidR="00DB303C" w:rsidRDefault="00DB303C">
          <w:pPr>
            <w:pStyle w:val="TOC1"/>
            <w:rPr>
              <w:rFonts w:asciiTheme="minorHAnsi" w:eastAsiaTheme="minorEastAsia" w:hAnsiTheme="minorHAnsi" w:cstheme="minorBidi"/>
              <w:b w:val="0"/>
              <w:bCs w:val="0"/>
              <w:caps w:val="0"/>
              <w:color w:val="auto"/>
              <w:kern w:val="2"/>
              <w:lang w:val="en-US"/>
              <w14:ligatures w14:val="standardContextual"/>
            </w:rPr>
          </w:pPr>
          <w:hyperlink w:anchor="_Toc203048459" w:history="1">
            <w:r w:rsidRPr="00AD7845">
              <w:rPr>
                <w:rStyle w:val="Hyperlink"/>
                <w:rFonts w:cs="Times New Roman"/>
                <w:lang w:val="en-ZA"/>
              </w:rPr>
              <w:t>1.0</w:t>
            </w:r>
            <w:r>
              <w:rPr>
                <w:rFonts w:asciiTheme="minorHAnsi" w:eastAsiaTheme="minorEastAsia" w:hAnsiTheme="minorHAnsi" w:cstheme="minorBidi"/>
                <w:b w:val="0"/>
                <w:bCs w:val="0"/>
                <w:caps w:val="0"/>
                <w:color w:val="auto"/>
                <w:kern w:val="2"/>
                <w:lang w:val="en-US"/>
                <w14:ligatures w14:val="standardContextual"/>
              </w:rPr>
              <w:tab/>
            </w:r>
            <w:r w:rsidRPr="00AD7845">
              <w:rPr>
                <w:rStyle w:val="Hyperlink"/>
                <w:lang w:val="en-ZA"/>
              </w:rPr>
              <w:t>introduction</w:t>
            </w:r>
            <w:r>
              <w:rPr>
                <w:webHidden/>
              </w:rPr>
              <w:tab/>
            </w:r>
            <w:r>
              <w:rPr>
                <w:webHidden/>
              </w:rPr>
              <w:fldChar w:fldCharType="begin"/>
            </w:r>
            <w:r>
              <w:rPr>
                <w:webHidden/>
              </w:rPr>
              <w:instrText xml:space="preserve"> PAGEREF _Toc203048459 \h </w:instrText>
            </w:r>
            <w:r>
              <w:rPr>
                <w:webHidden/>
              </w:rPr>
            </w:r>
            <w:r>
              <w:rPr>
                <w:webHidden/>
              </w:rPr>
              <w:fldChar w:fldCharType="separate"/>
            </w:r>
            <w:r w:rsidR="00551870">
              <w:rPr>
                <w:webHidden/>
              </w:rPr>
              <w:t>4</w:t>
            </w:r>
            <w:r>
              <w:rPr>
                <w:webHidden/>
              </w:rPr>
              <w:fldChar w:fldCharType="end"/>
            </w:r>
          </w:hyperlink>
        </w:p>
        <w:p w14:paraId="31671D60" w14:textId="0B2A243B" w:rsidR="00DB303C" w:rsidRDefault="00DB303C">
          <w:pPr>
            <w:pStyle w:val="TOC1"/>
            <w:rPr>
              <w:rFonts w:asciiTheme="minorHAnsi" w:eastAsiaTheme="minorEastAsia" w:hAnsiTheme="minorHAnsi" w:cstheme="minorBidi"/>
              <w:b w:val="0"/>
              <w:bCs w:val="0"/>
              <w:caps w:val="0"/>
              <w:color w:val="auto"/>
              <w:kern w:val="2"/>
              <w:lang w:val="en-US"/>
              <w14:ligatures w14:val="standardContextual"/>
            </w:rPr>
          </w:pPr>
          <w:hyperlink w:anchor="_Toc203048460" w:history="1">
            <w:r w:rsidRPr="00AD7845">
              <w:rPr>
                <w:rStyle w:val="Hyperlink"/>
              </w:rPr>
              <w:t>2.0</w:t>
            </w:r>
            <w:r>
              <w:rPr>
                <w:rFonts w:asciiTheme="minorHAnsi" w:eastAsiaTheme="minorEastAsia" w:hAnsiTheme="minorHAnsi" w:cstheme="minorBidi"/>
                <w:b w:val="0"/>
                <w:bCs w:val="0"/>
                <w:caps w:val="0"/>
                <w:color w:val="auto"/>
                <w:kern w:val="2"/>
                <w:lang w:val="en-US"/>
                <w14:ligatures w14:val="standardContextual"/>
              </w:rPr>
              <w:tab/>
            </w:r>
            <w:r w:rsidRPr="00AD7845">
              <w:rPr>
                <w:rStyle w:val="Hyperlink"/>
              </w:rPr>
              <w:t>FINDINGS OF THE INSPECTION</w:t>
            </w:r>
            <w:r>
              <w:rPr>
                <w:webHidden/>
              </w:rPr>
              <w:tab/>
            </w:r>
            <w:r>
              <w:rPr>
                <w:webHidden/>
              </w:rPr>
              <w:fldChar w:fldCharType="begin"/>
            </w:r>
            <w:r>
              <w:rPr>
                <w:webHidden/>
              </w:rPr>
              <w:instrText xml:space="preserve"> PAGEREF _Toc203048460 \h </w:instrText>
            </w:r>
            <w:r>
              <w:rPr>
                <w:webHidden/>
              </w:rPr>
            </w:r>
            <w:r>
              <w:rPr>
                <w:webHidden/>
              </w:rPr>
              <w:fldChar w:fldCharType="separate"/>
            </w:r>
            <w:r w:rsidR="00551870">
              <w:rPr>
                <w:webHidden/>
              </w:rPr>
              <w:t>4</w:t>
            </w:r>
            <w:r>
              <w:rPr>
                <w:webHidden/>
              </w:rPr>
              <w:fldChar w:fldCharType="end"/>
            </w:r>
          </w:hyperlink>
        </w:p>
        <w:p w14:paraId="5BDEB7A0" w14:textId="5F7435F9" w:rsidR="00DB303C" w:rsidRDefault="00DB303C">
          <w:pPr>
            <w:pStyle w:val="TOC1"/>
            <w:rPr>
              <w:rFonts w:asciiTheme="minorHAnsi" w:eastAsiaTheme="minorEastAsia" w:hAnsiTheme="minorHAnsi" w:cstheme="minorBidi"/>
              <w:b w:val="0"/>
              <w:bCs w:val="0"/>
              <w:caps w:val="0"/>
              <w:color w:val="auto"/>
              <w:kern w:val="2"/>
              <w:lang w:val="en-US"/>
              <w14:ligatures w14:val="standardContextual"/>
            </w:rPr>
          </w:pPr>
          <w:hyperlink w:anchor="_Toc203048461" w:history="1">
            <w:r w:rsidRPr="00AD7845">
              <w:rPr>
                <w:rStyle w:val="Hyperlink"/>
              </w:rPr>
              <w:t>3.0</w:t>
            </w:r>
            <w:r>
              <w:rPr>
                <w:rFonts w:asciiTheme="minorHAnsi" w:eastAsiaTheme="minorEastAsia" w:hAnsiTheme="minorHAnsi" w:cstheme="minorBidi"/>
                <w:b w:val="0"/>
                <w:bCs w:val="0"/>
                <w:caps w:val="0"/>
                <w:color w:val="auto"/>
                <w:kern w:val="2"/>
                <w:lang w:val="en-US"/>
                <w14:ligatures w14:val="standardContextual"/>
              </w:rPr>
              <w:tab/>
            </w:r>
            <w:r w:rsidRPr="00AD7845">
              <w:rPr>
                <w:rStyle w:val="Hyperlink"/>
              </w:rPr>
              <w:t>Recommendations</w:t>
            </w:r>
            <w:r>
              <w:rPr>
                <w:webHidden/>
              </w:rPr>
              <w:tab/>
            </w:r>
            <w:r>
              <w:rPr>
                <w:webHidden/>
              </w:rPr>
              <w:fldChar w:fldCharType="begin"/>
            </w:r>
            <w:r>
              <w:rPr>
                <w:webHidden/>
              </w:rPr>
              <w:instrText xml:space="preserve"> PAGEREF _Toc203048461 \h </w:instrText>
            </w:r>
            <w:r>
              <w:rPr>
                <w:webHidden/>
              </w:rPr>
            </w:r>
            <w:r>
              <w:rPr>
                <w:webHidden/>
              </w:rPr>
              <w:fldChar w:fldCharType="separate"/>
            </w:r>
            <w:r w:rsidR="00551870">
              <w:rPr>
                <w:webHidden/>
              </w:rPr>
              <w:t>8</w:t>
            </w:r>
            <w:r>
              <w:rPr>
                <w:webHidden/>
              </w:rPr>
              <w:fldChar w:fldCharType="end"/>
            </w:r>
          </w:hyperlink>
        </w:p>
        <w:p w14:paraId="0A376778" w14:textId="38BDBF55" w:rsidR="00DB303C" w:rsidRDefault="00DB303C">
          <w:pPr>
            <w:pStyle w:val="TOC1"/>
            <w:rPr>
              <w:rFonts w:asciiTheme="minorHAnsi" w:eastAsiaTheme="minorEastAsia" w:hAnsiTheme="minorHAnsi" w:cstheme="minorBidi"/>
              <w:b w:val="0"/>
              <w:bCs w:val="0"/>
              <w:caps w:val="0"/>
              <w:color w:val="auto"/>
              <w:kern w:val="2"/>
              <w:lang w:val="en-US"/>
              <w14:ligatures w14:val="standardContextual"/>
            </w:rPr>
          </w:pPr>
          <w:hyperlink w:anchor="_Toc203048462" w:history="1">
            <w:r w:rsidRPr="00AD7845">
              <w:rPr>
                <w:rStyle w:val="Hyperlink"/>
              </w:rPr>
              <w:t>4.0</w:t>
            </w:r>
            <w:r>
              <w:rPr>
                <w:rFonts w:asciiTheme="minorHAnsi" w:eastAsiaTheme="minorEastAsia" w:hAnsiTheme="minorHAnsi" w:cstheme="minorBidi"/>
                <w:b w:val="0"/>
                <w:bCs w:val="0"/>
                <w:caps w:val="0"/>
                <w:color w:val="auto"/>
                <w:kern w:val="2"/>
                <w:lang w:val="en-US"/>
                <w14:ligatures w14:val="standardContextual"/>
              </w:rPr>
              <w:tab/>
            </w:r>
            <w:r w:rsidRPr="00AD7845">
              <w:rPr>
                <w:rStyle w:val="Hyperlink"/>
              </w:rPr>
              <w:t>Conclusion</w:t>
            </w:r>
            <w:r>
              <w:rPr>
                <w:webHidden/>
              </w:rPr>
              <w:tab/>
            </w:r>
            <w:r>
              <w:rPr>
                <w:webHidden/>
              </w:rPr>
              <w:fldChar w:fldCharType="begin"/>
            </w:r>
            <w:r>
              <w:rPr>
                <w:webHidden/>
              </w:rPr>
              <w:instrText xml:space="preserve"> PAGEREF _Toc203048462 \h </w:instrText>
            </w:r>
            <w:r>
              <w:rPr>
                <w:webHidden/>
              </w:rPr>
            </w:r>
            <w:r>
              <w:rPr>
                <w:webHidden/>
              </w:rPr>
              <w:fldChar w:fldCharType="separate"/>
            </w:r>
            <w:r w:rsidR="00551870">
              <w:rPr>
                <w:webHidden/>
              </w:rPr>
              <w:t>8</w:t>
            </w:r>
            <w:r>
              <w:rPr>
                <w:webHidden/>
              </w:rPr>
              <w:fldChar w:fldCharType="end"/>
            </w:r>
          </w:hyperlink>
        </w:p>
        <w:p w14:paraId="7FB34A7F" w14:textId="70E1808A" w:rsidR="00A945D9" w:rsidRDefault="00A945D9">
          <w:r>
            <w:rPr>
              <w:b/>
              <w:bCs/>
              <w:noProof/>
            </w:rPr>
            <w:fldChar w:fldCharType="end"/>
          </w:r>
        </w:p>
      </w:sdtContent>
    </w:sdt>
    <w:p w14:paraId="43081755" w14:textId="0A84A349" w:rsidR="0088346C" w:rsidRDefault="0088346C" w:rsidP="00F86408">
      <w:pPr>
        <w:tabs>
          <w:tab w:val="clear" w:pos="851"/>
        </w:tabs>
        <w:rPr>
          <w:b/>
          <w:noProof/>
        </w:rPr>
      </w:pPr>
    </w:p>
    <w:p w14:paraId="786D1E00" w14:textId="77777777" w:rsidR="00BE1726" w:rsidRDefault="00BE1726" w:rsidP="00F86408">
      <w:pPr>
        <w:tabs>
          <w:tab w:val="clear" w:pos="851"/>
        </w:tabs>
        <w:rPr>
          <w:b/>
          <w:noProof/>
        </w:rPr>
      </w:pPr>
    </w:p>
    <w:p w14:paraId="1EC2F0C4" w14:textId="77777777" w:rsidR="00BE1726" w:rsidRDefault="00BE1726" w:rsidP="00F86408">
      <w:pPr>
        <w:tabs>
          <w:tab w:val="clear" w:pos="851"/>
        </w:tabs>
        <w:rPr>
          <w:b/>
          <w:noProof/>
        </w:rPr>
      </w:pPr>
    </w:p>
    <w:p w14:paraId="50F8A5B8" w14:textId="77777777" w:rsidR="00BE1726" w:rsidRDefault="00BE1726" w:rsidP="00F86408">
      <w:pPr>
        <w:tabs>
          <w:tab w:val="clear" w:pos="851"/>
        </w:tabs>
        <w:rPr>
          <w:b/>
          <w:noProof/>
        </w:rPr>
      </w:pPr>
    </w:p>
    <w:p w14:paraId="30F095AF" w14:textId="77777777" w:rsidR="00BE1726" w:rsidRDefault="00BE1726" w:rsidP="00F86408">
      <w:pPr>
        <w:tabs>
          <w:tab w:val="clear" w:pos="851"/>
        </w:tabs>
        <w:rPr>
          <w:b/>
          <w:noProof/>
        </w:rPr>
      </w:pPr>
    </w:p>
    <w:p w14:paraId="4BF27206" w14:textId="77777777" w:rsidR="00BE1726" w:rsidRDefault="00BE1726" w:rsidP="00F86408">
      <w:pPr>
        <w:tabs>
          <w:tab w:val="clear" w:pos="851"/>
        </w:tabs>
        <w:rPr>
          <w:b/>
          <w:noProof/>
        </w:rPr>
      </w:pPr>
    </w:p>
    <w:p w14:paraId="30A09C0A" w14:textId="77777777" w:rsidR="00BE1726" w:rsidRDefault="00BE1726" w:rsidP="00F86408">
      <w:pPr>
        <w:tabs>
          <w:tab w:val="clear" w:pos="851"/>
        </w:tabs>
        <w:rPr>
          <w:b/>
          <w:noProof/>
        </w:rPr>
      </w:pPr>
    </w:p>
    <w:p w14:paraId="6A7E2778" w14:textId="77777777" w:rsidR="00BE1726" w:rsidRDefault="00BE1726" w:rsidP="00F86408">
      <w:pPr>
        <w:tabs>
          <w:tab w:val="clear" w:pos="851"/>
        </w:tabs>
        <w:rPr>
          <w:b/>
          <w:noProof/>
        </w:rPr>
      </w:pPr>
    </w:p>
    <w:p w14:paraId="78484ED2" w14:textId="77777777" w:rsidR="00BE1726" w:rsidRDefault="00BE1726" w:rsidP="00F86408">
      <w:pPr>
        <w:tabs>
          <w:tab w:val="clear" w:pos="851"/>
        </w:tabs>
        <w:rPr>
          <w:b/>
          <w:noProof/>
        </w:rPr>
      </w:pPr>
    </w:p>
    <w:p w14:paraId="18799404" w14:textId="77777777" w:rsidR="00BE1726" w:rsidRDefault="00BE1726" w:rsidP="00F86408">
      <w:pPr>
        <w:tabs>
          <w:tab w:val="clear" w:pos="851"/>
        </w:tabs>
        <w:rPr>
          <w:b/>
          <w:noProof/>
        </w:rPr>
      </w:pPr>
    </w:p>
    <w:p w14:paraId="39AE583B" w14:textId="77777777" w:rsidR="00A945D9" w:rsidRDefault="00A945D9" w:rsidP="00F86408">
      <w:pPr>
        <w:tabs>
          <w:tab w:val="clear" w:pos="851"/>
        </w:tabs>
        <w:rPr>
          <w:b/>
          <w:noProof/>
        </w:rPr>
      </w:pPr>
    </w:p>
    <w:p w14:paraId="1FC327E1" w14:textId="77777777" w:rsidR="00CF3229" w:rsidRDefault="00CF3229" w:rsidP="00F86408">
      <w:pPr>
        <w:tabs>
          <w:tab w:val="clear" w:pos="851"/>
        </w:tabs>
        <w:rPr>
          <w:b/>
          <w:noProof/>
        </w:rPr>
      </w:pPr>
    </w:p>
    <w:p w14:paraId="2A58FAF2" w14:textId="77777777" w:rsidR="00CF3229" w:rsidRDefault="00CF3229" w:rsidP="00F86408">
      <w:pPr>
        <w:tabs>
          <w:tab w:val="clear" w:pos="851"/>
        </w:tabs>
        <w:rPr>
          <w:b/>
          <w:noProof/>
        </w:rPr>
      </w:pPr>
    </w:p>
    <w:p w14:paraId="3884C16A" w14:textId="77777777" w:rsidR="00CF3229" w:rsidRDefault="00CF3229" w:rsidP="00F86408">
      <w:pPr>
        <w:tabs>
          <w:tab w:val="clear" w:pos="851"/>
        </w:tabs>
        <w:rPr>
          <w:b/>
          <w:noProof/>
        </w:rPr>
      </w:pPr>
    </w:p>
    <w:p w14:paraId="1698E622" w14:textId="77777777" w:rsidR="00CF3229" w:rsidRDefault="00CF3229" w:rsidP="00F86408">
      <w:pPr>
        <w:tabs>
          <w:tab w:val="clear" w:pos="851"/>
        </w:tabs>
        <w:rPr>
          <w:b/>
          <w:noProof/>
        </w:rPr>
      </w:pPr>
    </w:p>
    <w:p w14:paraId="546CE4D7" w14:textId="77777777" w:rsidR="00A945D9" w:rsidRDefault="00A945D9" w:rsidP="00F86408">
      <w:pPr>
        <w:tabs>
          <w:tab w:val="clear" w:pos="851"/>
        </w:tabs>
        <w:rPr>
          <w:b/>
          <w:noProof/>
        </w:rPr>
      </w:pPr>
    </w:p>
    <w:p w14:paraId="57F8207E" w14:textId="77777777" w:rsidR="00096CFA" w:rsidRDefault="00096CFA" w:rsidP="00F86408">
      <w:pPr>
        <w:tabs>
          <w:tab w:val="clear" w:pos="851"/>
        </w:tabs>
        <w:rPr>
          <w:b/>
          <w:noProof/>
        </w:rPr>
      </w:pPr>
    </w:p>
    <w:p w14:paraId="4D17E51F" w14:textId="77777777" w:rsidR="00096CFA" w:rsidRDefault="00096CFA" w:rsidP="00F86408">
      <w:pPr>
        <w:tabs>
          <w:tab w:val="clear" w:pos="851"/>
        </w:tabs>
        <w:rPr>
          <w:b/>
          <w:noProof/>
        </w:rPr>
      </w:pPr>
    </w:p>
    <w:p w14:paraId="0F2DF1BA" w14:textId="77777777" w:rsidR="00096CFA" w:rsidRDefault="00096CFA" w:rsidP="00F86408">
      <w:pPr>
        <w:tabs>
          <w:tab w:val="clear" w:pos="851"/>
        </w:tabs>
        <w:rPr>
          <w:b/>
          <w:noProof/>
        </w:rPr>
      </w:pPr>
    </w:p>
    <w:p w14:paraId="22724B7C" w14:textId="77777777" w:rsidR="00096CFA" w:rsidRDefault="00096CFA" w:rsidP="00F86408">
      <w:pPr>
        <w:tabs>
          <w:tab w:val="clear" w:pos="851"/>
        </w:tabs>
        <w:rPr>
          <w:b/>
          <w:noProof/>
        </w:rPr>
      </w:pPr>
    </w:p>
    <w:p w14:paraId="7D3B667C" w14:textId="77777777" w:rsidR="00096CFA" w:rsidRDefault="00096CFA" w:rsidP="00F86408">
      <w:pPr>
        <w:tabs>
          <w:tab w:val="clear" w:pos="851"/>
        </w:tabs>
        <w:rPr>
          <w:b/>
          <w:noProof/>
        </w:rPr>
      </w:pPr>
    </w:p>
    <w:p w14:paraId="6D6AE252" w14:textId="77777777" w:rsidR="00096CFA" w:rsidRDefault="00096CFA" w:rsidP="00F86408">
      <w:pPr>
        <w:tabs>
          <w:tab w:val="clear" w:pos="851"/>
        </w:tabs>
        <w:rPr>
          <w:b/>
          <w:noProof/>
        </w:rPr>
      </w:pPr>
    </w:p>
    <w:p w14:paraId="3963F467" w14:textId="77777777" w:rsidR="00096CFA" w:rsidRDefault="00096CFA" w:rsidP="00F86408">
      <w:pPr>
        <w:tabs>
          <w:tab w:val="clear" w:pos="851"/>
        </w:tabs>
        <w:rPr>
          <w:b/>
          <w:noProof/>
        </w:rPr>
      </w:pPr>
    </w:p>
    <w:p w14:paraId="76B531E4" w14:textId="77777777" w:rsidR="00A945D9" w:rsidRDefault="00A945D9" w:rsidP="00F86408">
      <w:pPr>
        <w:tabs>
          <w:tab w:val="clear" w:pos="851"/>
        </w:tabs>
        <w:rPr>
          <w:b/>
          <w:noProof/>
        </w:rPr>
      </w:pPr>
    </w:p>
    <w:p w14:paraId="02E3A997" w14:textId="77777777" w:rsidR="00A945D9" w:rsidRDefault="00A945D9" w:rsidP="00F86408">
      <w:pPr>
        <w:tabs>
          <w:tab w:val="clear" w:pos="851"/>
        </w:tabs>
        <w:rPr>
          <w:b/>
          <w:noProof/>
        </w:rPr>
      </w:pPr>
    </w:p>
    <w:p w14:paraId="75E1D30B" w14:textId="77777777" w:rsidR="00BE1726" w:rsidRDefault="00BE1726" w:rsidP="00F86408">
      <w:pPr>
        <w:tabs>
          <w:tab w:val="clear" w:pos="851"/>
        </w:tabs>
        <w:rPr>
          <w:bCs/>
        </w:rPr>
      </w:pPr>
    </w:p>
    <w:p w14:paraId="63F59282" w14:textId="77777777" w:rsidR="00F86408" w:rsidRPr="005904F2" w:rsidRDefault="00F86408" w:rsidP="00F86408">
      <w:pPr>
        <w:pStyle w:val="Heading1"/>
        <w:numPr>
          <w:ilvl w:val="0"/>
          <w:numId w:val="0"/>
        </w:numPr>
        <w:jc w:val="center"/>
        <w:rPr>
          <w:rFonts w:cs="Times New Roman"/>
        </w:rPr>
      </w:pPr>
      <w:bookmarkStart w:id="7" w:name="_Toc77160551"/>
      <w:bookmarkStart w:id="8" w:name="_Toc77166544"/>
      <w:bookmarkStart w:id="9" w:name="_Toc161755236"/>
      <w:bookmarkStart w:id="10" w:name="_Toc203048458"/>
      <w:r w:rsidRPr="00DB0FC9">
        <w:rPr>
          <w:lang w:val="en-ZA"/>
        </w:rPr>
        <w:lastRenderedPageBreak/>
        <w:t>List of figures</w:t>
      </w:r>
      <w:bookmarkEnd w:id="7"/>
      <w:bookmarkEnd w:id="8"/>
      <w:bookmarkEnd w:id="9"/>
      <w:bookmarkEnd w:id="10"/>
    </w:p>
    <w:bookmarkStart w:id="11" w:name="_Toc76483279"/>
    <w:bookmarkStart w:id="12" w:name="_Toc77166547"/>
    <w:bookmarkStart w:id="13" w:name="_Toc204416201"/>
    <w:bookmarkStart w:id="14" w:name="_Toc302987256"/>
    <w:bookmarkStart w:id="15" w:name="_Toc394996860"/>
    <w:bookmarkStart w:id="16" w:name="_Toc427742446"/>
    <w:p w14:paraId="66B1ED97" w14:textId="54AE6868" w:rsidR="0040414C" w:rsidRDefault="00B52422">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r>
        <w:rPr>
          <w:rFonts w:asciiTheme="minorHAnsi" w:eastAsiaTheme="minorEastAsia" w:hAnsiTheme="minorHAnsi" w:cstheme="minorBidi"/>
          <w:noProof/>
          <w:kern w:val="2"/>
          <w:sz w:val="24"/>
          <w:szCs w:val="24"/>
          <w:lang w:val="en-ZA" w:eastAsia="en-ZA"/>
          <w14:ligatures w14:val="standardContextual"/>
        </w:rPr>
        <w:fldChar w:fldCharType="begin"/>
      </w:r>
      <w:r>
        <w:rPr>
          <w:rFonts w:asciiTheme="minorHAnsi" w:eastAsiaTheme="minorEastAsia" w:hAnsiTheme="minorHAnsi" w:cstheme="minorBidi"/>
          <w:noProof/>
          <w:kern w:val="2"/>
          <w:sz w:val="24"/>
          <w:szCs w:val="24"/>
          <w:lang w:val="en-ZA" w:eastAsia="en-ZA"/>
          <w14:ligatures w14:val="standardContextual"/>
        </w:rPr>
        <w:instrText xml:space="preserve"> TOC \h \z \c "Figure" </w:instrText>
      </w:r>
      <w:r>
        <w:rPr>
          <w:rFonts w:asciiTheme="minorHAnsi" w:eastAsiaTheme="minorEastAsia" w:hAnsiTheme="minorHAnsi" w:cstheme="minorBidi"/>
          <w:noProof/>
          <w:kern w:val="2"/>
          <w:sz w:val="24"/>
          <w:szCs w:val="24"/>
          <w:lang w:val="en-ZA" w:eastAsia="en-ZA"/>
          <w14:ligatures w14:val="standardContextual"/>
        </w:rPr>
        <w:fldChar w:fldCharType="separate"/>
      </w:r>
      <w:hyperlink w:anchor="_Toc203046896" w:history="1">
        <w:r w:rsidR="0040414C" w:rsidRPr="00A73A89">
          <w:rPr>
            <w:rStyle w:val="Hyperlink"/>
            <w:noProof/>
          </w:rPr>
          <w:t>Figure 1: The clamp grooves worn out &amp; thinning at the top section</w:t>
        </w:r>
        <w:r w:rsidR="0040414C">
          <w:rPr>
            <w:noProof/>
            <w:webHidden/>
          </w:rPr>
          <w:tab/>
        </w:r>
        <w:r w:rsidR="0040414C">
          <w:rPr>
            <w:noProof/>
            <w:webHidden/>
          </w:rPr>
          <w:fldChar w:fldCharType="begin"/>
        </w:r>
        <w:r w:rsidR="0040414C">
          <w:rPr>
            <w:noProof/>
            <w:webHidden/>
          </w:rPr>
          <w:instrText xml:space="preserve"> PAGEREF _Toc203046896 \h </w:instrText>
        </w:r>
        <w:r w:rsidR="0040414C">
          <w:rPr>
            <w:noProof/>
            <w:webHidden/>
          </w:rPr>
        </w:r>
        <w:r w:rsidR="0040414C">
          <w:rPr>
            <w:noProof/>
            <w:webHidden/>
          </w:rPr>
          <w:fldChar w:fldCharType="separate"/>
        </w:r>
        <w:r w:rsidR="00551870">
          <w:rPr>
            <w:noProof/>
            <w:webHidden/>
          </w:rPr>
          <w:t>4</w:t>
        </w:r>
        <w:r w:rsidR="0040414C">
          <w:rPr>
            <w:noProof/>
            <w:webHidden/>
          </w:rPr>
          <w:fldChar w:fldCharType="end"/>
        </w:r>
      </w:hyperlink>
    </w:p>
    <w:p w14:paraId="52F49B90" w14:textId="064B6DAF" w:rsidR="0040414C" w:rsidRDefault="0040414C">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03046897" w:history="1">
        <w:r w:rsidRPr="00A73A89">
          <w:rPr>
            <w:rStyle w:val="Hyperlink"/>
            <w:noProof/>
          </w:rPr>
          <w:t>Figure 2: Grooves worn out</w:t>
        </w:r>
        <w:r>
          <w:rPr>
            <w:noProof/>
            <w:webHidden/>
          </w:rPr>
          <w:tab/>
        </w:r>
        <w:r>
          <w:rPr>
            <w:noProof/>
            <w:webHidden/>
          </w:rPr>
          <w:fldChar w:fldCharType="begin"/>
        </w:r>
        <w:r>
          <w:rPr>
            <w:noProof/>
            <w:webHidden/>
          </w:rPr>
          <w:instrText xml:space="preserve"> PAGEREF _Toc203046897 \h </w:instrText>
        </w:r>
        <w:r>
          <w:rPr>
            <w:noProof/>
            <w:webHidden/>
          </w:rPr>
        </w:r>
        <w:r>
          <w:rPr>
            <w:noProof/>
            <w:webHidden/>
          </w:rPr>
          <w:fldChar w:fldCharType="separate"/>
        </w:r>
        <w:r w:rsidR="00551870">
          <w:rPr>
            <w:noProof/>
            <w:webHidden/>
          </w:rPr>
          <w:t>5</w:t>
        </w:r>
        <w:r>
          <w:rPr>
            <w:noProof/>
            <w:webHidden/>
          </w:rPr>
          <w:fldChar w:fldCharType="end"/>
        </w:r>
      </w:hyperlink>
    </w:p>
    <w:p w14:paraId="0D00B7C3" w14:textId="3570F71C" w:rsidR="0040414C" w:rsidRDefault="0040414C">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03046898" w:history="1">
        <w:r w:rsidRPr="00A73A89">
          <w:rPr>
            <w:rStyle w:val="Hyperlink"/>
            <w:noProof/>
          </w:rPr>
          <w:t>Figure 3: Turn Buckles installation issues.</w:t>
        </w:r>
        <w:r>
          <w:rPr>
            <w:noProof/>
            <w:webHidden/>
          </w:rPr>
          <w:tab/>
        </w:r>
        <w:r>
          <w:rPr>
            <w:noProof/>
            <w:webHidden/>
          </w:rPr>
          <w:fldChar w:fldCharType="begin"/>
        </w:r>
        <w:r>
          <w:rPr>
            <w:noProof/>
            <w:webHidden/>
          </w:rPr>
          <w:instrText xml:space="preserve"> PAGEREF _Toc203046898 \h </w:instrText>
        </w:r>
        <w:r>
          <w:rPr>
            <w:noProof/>
            <w:webHidden/>
          </w:rPr>
        </w:r>
        <w:r>
          <w:rPr>
            <w:noProof/>
            <w:webHidden/>
          </w:rPr>
          <w:fldChar w:fldCharType="separate"/>
        </w:r>
        <w:r w:rsidR="00551870">
          <w:rPr>
            <w:noProof/>
            <w:webHidden/>
          </w:rPr>
          <w:t>5</w:t>
        </w:r>
        <w:r>
          <w:rPr>
            <w:noProof/>
            <w:webHidden/>
          </w:rPr>
          <w:fldChar w:fldCharType="end"/>
        </w:r>
      </w:hyperlink>
    </w:p>
    <w:p w14:paraId="6F965C26" w14:textId="192E1CA4" w:rsidR="0040414C" w:rsidRDefault="0040414C">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03046899" w:history="1">
        <w:r w:rsidRPr="00A73A89">
          <w:rPr>
            <w:rStyle w:val="Hyperlink"/>
            <w:noProof/>
          </w:rPr>
          <w:t>Figure 4: Welded bracket not recommended.</w:t>
        </w:r>
        <w:r>
          <w:rPr>
            <w:noProof/>
            <w:webHidden/>
          </w:rPr>
          <w:tab/>
        </w:r>
        <w:r>
          <w:rPr>
            <w:noProof/>
            <w:webHidden/>
          </w:rPr>
          <w:fldChar w:fldCharType="begin"/>
        </w:r>
        <w:r>
          <w:rPr>
            <w:noProof/>
            <w:webHidden/>
          </w:rPr>
          <w:instrText xml:space="preserve"> PAGEREF _Toc203046899 \h </w:instrText>
        </w:r>
        <w:r>
          <w:rPr>
            <w:noProof/>
            <w:webHidden/>
          </w:rPr>
        </w:r>
        <w:r>
          <w:rPr>
            <w:noProof/>
            <w:webHidden/>
          </w:rPr>
          <w:fldChar w:fldCharType="separate"/>
        </w:r>
        <w:r w:rsidR="00551870">
          <w:rPr>
            <w:noProof/>
            <w:webHidden/>
          </w:rPr>
          <w:t>6</w:t>
        </w:r>
        <w:r>
          <w:rPr>
            <w:noProof/>
            <w:webHidden/>
          </w:rPr>
          <w:fldChar w:fldCharType="end"/>
        </w:r>
      </w:hyperlink>
    </w:p>
    <w:p w14:paraId="765A135D" w14:textId="3587C04D" w:rsidR="0040414C" w:rsidRDefault="0040414C">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03046900" w:history="1">
        <w:r w:rsidRPr="00A73A89">
          <w:rPr>
            <w:rStyle w:val="Hyperlink"/>
            <w:noProof/>
          </w:rPr>
          <w:t>Figure 5: Typical Bending Moments for Top Clamp</w:t>
        </w:r>
        <w:r>
          <w:rPr>
            <w:noProof/>
            <w:webHidden/>
          </w:rPr>
          <w:tab/>
        </w:r>
        <w:r>
          <w:rPr>
            <w:noProof/>
            <w:webHidden/>
          </w:rPr>
          <w:fldChar w:fldCharType="begin"/>
        </w:r>
        <w:r>
          <w:rPr>
            <w:noProof/>
            <w:webHidden/>
          </w:rPr>
          <w:instrText xml:space="preserve"> PAGEREF _Toc203046900 \h </w:instrText>
        </w:r>
        <w:r>
          <w:rPr>
            <w:noProof/>
            <w:webHidden/>
          </w:rPr>
        </w:r>
        <w:r>
          <w:rPr>
            <w:noProof/>
            <w:webHidden/>
          </w:rPr>
          <w:fldChar w:fldCharType="separate"/>
        </w:r>
        <w:r w:rsidR="00551870">
          <w:rPr>
            <w:noProof/>
            <w:webHidden/>
          </w:rPr>
          <w:t>6</w:t>
        </w:r>
        <w:r>
          <w:rPr>
            <w:noProof/>
            <w:webHidden/>
          </w:rPr>
          <w:fldChar w:fldCharType="end"/>
        </w:r>
      </w:hyperlink>
    </w:p>
    <w:p w14:paraId="78A5D6D6" w14:textId="0F1BB640" w:rsidR="0040414C" w:rsidRDefault="0040414C">
      <w:pPr>
        <w:pStyle w:val="TableofFigures"/>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03046901" w:history="1">
        <w:r w:rsidRPr="00A73A89">
          <w:rPr>
            <w:rStyle w:val="Hyperlink"/>
            <w:noProof/>
          </w:rPr>
          <w:t>Figure 6: Bottom clamp cylinder</w:t>
        </w:r>
        <w:r>
          <w:rPr>
            <w:noProof/>
            <w:webHidden/>
          </w:rPr>
          <w:tab/>
        </w:r>
        <w:r>
          <w:rPr>
            <w:noProof/>
            <w:webHidden/>
          </w:rPr>
          <w:fldChar w:fldCharType="begin"/>
        </w:r>
        <w:r>
          <w:rPr>
            <w:noProof/>
            <w:webHidden/>
          </w:rPr>
          <w:instrText xml:space="preserve"> PAGEREF _Toc203046901 \h </w:instrText>
        </w:r>
        <w:r>
          <w:rPr>
            <w:noProof/>
            <w:webHidden/>
          </w:rPr>
        </w:r>
        <w:r>
          <w:rPr>
            <w:noProof/>
            <w:webHidden/>
          </w:rPr>
          <w:fldChar w:fldCharType="separate"/>
        </w:r>
        <w:r w:rsidR="00551870">
          <w:rPr>
            <w:noProof/>
            <w:webHidden/>
          </w:rPr>
          <w:t>7</w:t>
        </w:r>
        <w:r>
          <w:rPr>
            <w:noProof/>
            <w:webHidden/>
          </w:rPr>
          <w:fldChar w:fldCharType="end"/>
        </w:r>
      </w:hyperlink>
    </w:p>
    <w:p w14:paraId="11AB128A" w14:textId="519C7A48" w:rsidR="00BE1726" w:rsidRDefault="00B52422" w:rsidP="00647420">
      <w:pPr>
        <w:pStyle w:val="TableofFigures"/>
        <w:tabs>
          <w:tab w:val="right" w:leader="dot" w:pos="9628"/>
        </w:tabs>
        <w:rPr>
          <w:rFonts w:asciiTheme="minorHAnsi" w:eastAsiaTheme="minorEastAsia" w:hAnsiTheme="minorHAnsi" w:cstheme="minorBidi"/>
          <w:noProof/>
          <w:kern w:val="2"/>
          <w:sz w:val="24"/>
          <w:szCs w:val="24"/>
          <w:lang w:val="en-ZA" w:eastAsia="en-ZA"/>
          <w14:ligatures w14:val="standardContextual"/>
        </w:rPr>
      </w:pPr>
      <w:r>
        <w:rPr>
          <w:rFonts w:asciiTheme="minorHAnsi" w:eastAsiaTheme="minorEastAsia" w:hAnsiTheme="minorHAnsi" w:cstheme="minorBidi"/>
          <w:noProof/>
          <w:kern w:val="2"/>
          <w:sz w:val="24"/>
          <w:szCs w:val="24"/>
          <w:lang w:val="en-ZA" w:eastAsia="en-ZA"/>
          <w14:ligatures w14:val="standardContextual"/>
        </w:rPr>
        <w:fldChar w:fldCharType="end"/>
      </w:r>
    </w:p>
    <w:p w14:paraId="01ED85F6" w14:textId="77777777" w:rsidR="00B52422" w:rsidRDefault="00B52422" w:rsidP="00B52422">
      <w:pPr>
        <w:rPr>
          <w:rFonts w:eastAsiaTheme="minorEastAsia"/>
          <w:lang w:val="en-ZA" w:eastAsia="en-ZA"/>
        </w:rPr>
      </w:pPr>
    </w:p>
    <w:p w14:paraId="7181EA09" w14:textId="77777777" w:rsidR="00B52422" w:rsidRDefault="00B52422" w:rsidP="00B52422">
      <w:pPr>
        <w:rPr>
          <w:rFonts w:eastAsiaTheme="minorEastAsia"/>
          <w:lang w:val="en-ZA" w:eastAsia="en-ZA"/>
        </w:rPr>
      </w:pPr>
    </w:p>
    <w:p w14:paraId="6AECE053" w14:textId="77777777" w:rsidR="00B52422" w:rsidRDefault="00B52422" w:rsidP="00B52422">
      <w:pPr>
        <w:rPr>
          <w:rFonts w:eastAsiaTheme="minorEastAsia"/>
          <w:lang w:val="en-ZA" w:eastAsia="en-ZA"/>
        </w:rPr>
      </w:pPr>
    </w:p>
    <w:p w14:paraId="53312569" w14:textId="77777777" w:rsidR="00B52422" w:rsidRDefault="00B52422" w:rsidP="00B52422">
      <w:pPr>
        <w:rPr>
          <w:rFonts w:eastAsiaTheme="minorEastAsia"/>
          <w:lang w:val="en-ZA" w:eastAsia="en-ZA"/>
        </w:rPr>
      </w:pPr>
    </w:p>
    <w:p w14:paraId="175ED626" w14:textId="77777777" w:rsidR="00B52422" w:rsidRDefault="00B52422" w:rsidP="00B52422">
      <w:pPr>
        <w:rPr>
          <w:rFonts w:eastAsiaTheme="minorEastAsia"/>
          <w:lang w:val="en-ZA" w:eastAsia="en-ZA"/>
        </w:rPr>
      </w:pPr>
    </w:p>
    <w:p w14:paraId="099210BE" w14:textId="77777777" w:rsidR="00B52422" w:rsidRDefault="00B52422" w:rsidP="00B52422">
      <w:pPr>
        <w:rPr>
          <w:rFonts w:eastAsiaTheme="minorEastAsia"/>
          <w:lang w:val="en-ZA" w:eastAsia="en-ZA"/>
        </w:rPr>
      </w:pPr>
    </w:p>
    <w:p w14:paraId="51C3CDD1" w14:textId="77777777" w:rsidR="00B52422" w:rsidRDefault="00B52422" w:rsidP="00B52422">
      <w:pPr>
        <w:rPr>
          <w:rFonts w:eastAsiaTheme="minorEastAsia"/>
          <w:lang w:val="en-ZA" w:eastAsia="en-ZA"/>
        </w:rPr>
      </w:pPr>
    </w:p>
    <w:p w14:paraId="408348C4" w14:textId="77777777" w:rsidR="00B52422" w:rsidRDefault="00B52422" w:rsidP="00B52422">
      <w:pPr>
        <w:rPr>
          <w:rFonts w:eastAsiaTheme="minorEastAsia"/>
          <w:lang w:val="en-ZA" w:eastAsia="en-ZA"/>
        </w:rPr>
      </w:pPr>
    </w:p>
    <w:p w14:paraId="3F00ACA4" w14:textId="77777777" w:rsidR="00B52422" w:rsidRDefault="00B52422" w:rsidP="00B52422">
      <w:pPr>
        <w:rPr>
          <w:rFonts w:eastAsiaTheme="minorEastAsia"/>
          <w:lang w:val="en-ZA" w:eastAsia="en-ZA"/>
        </w:rPr>
      </w:pPr>
    </w:p>
    <w:p w14:paraId="4DB2CFE2" w14:textId="77777777" w:rsidR="00B52422" w:rsidRDefault="00B52422" w:rsidP="00B52422">
      <w:pPr>
        <w:rPr>
          <w:rFonts w:eastAsiaTheme="minorEastAsia"/>
          <w:lang w:val="en-ZA" w:eastAsia="en-ZA"/>
        </w:rPr>
      </w:pPr>
    </w:p>
    <w:p w14:paraId="27D9BF47" w14:textId="77777777" w:rsidR="00B52422" w:rsidRDefault="00B52422" w:rsidP="00B52422">
      <w:pPr>
        <w:rPr>
          <w:rFonts w:eastAsiaTheme="minorEastAsia"/>
          <w:lang w:val="en-ZA" w:eastAsia="en-ZA"/>
        </w:rPr>
      </w:pPr>
    </w:p>
    <w:p w14:paraId="7087ED0E" w14:textId="77777777" w:rsidR="00B52422" w:rsidRDefault="00B52422" w:rsidP="00B52422">
      <w:pPr>
        <w:rPr>
          <w:rFonts w:eastAsiaTheme="minorEastAsia"/>
          <w:lang w:val="en-ZA" w:eastAsia="en-ZA"/>
        </w:rPr>
      </w:pPr>
    </w:p>
    <w:p w14:paraId="57A4E3C0" w14:textId="77777777" w:rsidR="00B52422" w:rsidRDefault="00B52422" w:rsidP="00B52422">
      <w:pPr>
        <w:rPr>
          <w:rFonts w:eastAsiaTheme="minorEastAsia"/>
          <w:lang w:val="en-ZA" w:eastAsia="en-ZA"/>
        </w:rPr>
      </w:pPr>
    </w:p>
    <w:p w14:paraId="38E3350A" w14:textId="77777777" w:rsidR="00B52422" w:rsidRDefault="00B52422" w:rsidP="00B52422">
      <w:pPr>
        <w:rPr>
          <w:rFonts w:eastAsiaTheme="minorEastAsia"/>
          <w:lang w:val="en-ZA" w:eastAsia="en-ZA"/>
        </w:rPr>
      </w:pPr>
    </w:p>
    <w:p w14:paraId="605B5800" w14:textId="77777777" w:rsidR="00B52422" w:rsidRDefault="00B52422" w:rsidP="00B52422">
      <w:pPr>
        <w:rPr>
          <w:rFonts w:eastAsiaTheme="minorEastAsia"/>
          <w:lang w:val="en-ZA" w:eastAsia="en-ZA"/>
        </w:rPr>
      </w:pPr>
    </w:p>
    <w:p w14:paraId="31059224" w14:textId="77777777" w:rsidR="00B52422" w:rsidRDefault="00B52422" w:rsidP="00B52422">
      <w:pPr>
        <w:rPr>
          <w:rFonts w:eastAsiaTheme="minorEastAsia"/>
          <w:lang w:val="en-ZA" w:eastAsia="en-ZA"/>
        </w:rPr>
      </w:pPr>
    </w:p>
    <w:p w14:paraId="0245674D" w14:textId="77777777" w:rsidR="00B52422" w:rsidRDefault="00B52422" w:rsidP="00B52422">
      <w:pPr>
        <w:rPr>
          <w:rFonts w:eastAsiaTheme="minorEastAsia"/>
          <w:lang w:val="en-ZA" w:eastAsia="en-ZA"/>
        </w:rPr>
      </w:pPr>
    </w:p>
    <w:p w14:paraId="5044CC51" w14:textId="77777777" w:rsidR="00B52422" w:rsidRDefault="00B52422" w:rsidP="00B52422">
      <w:pPr>
        <w:rPr>
          <w:rFonts w:eastAsiaTheme="minorEastAsia"/>
          <w:lang w:val="en-ZA" w:eastAsia="en-ZA"/>
        </w:rPr>
      </w:pPr>
    </w:p>
    <w:p w14:paraId="3B99F17B" w14:textId="77777777" w:rsidR="00B52422" w:rsidRDefault="00B52422" w:rsidP="00B52422">
      <w:pPr>
        <w:rPr>
          <w:rFonts w:eastAsiaTheme="minorEastAsia"/>
          <w:lang w:val="en-ZA" w:eastAsia="en-ZA"/>
        </w:rPr>
      </w:pPr>
    </w:p>
    <w:p w14:paraId="0D443184" w14:textId="77777777" w:rsidR="00B52422" w:rsidRDefault="00B52422" w:rsidP="00B52422">
      <w:pPr>
        <w:rPr>
          <w:rFonts w:eastAsiaTheme="minorEastAsia"/>
          <w:lang w:val="en-ZA" w:eastAsia="en-ZA"/>
        </w:rPr>
      </w:pPr>
    </w:p>
    <w:p w14:paraId="0D33D368" w14:textId="77777777" w:rsidR="00B52422" w:rsidRDefault="00B52422" w:rsidP="00B52422">
      <w:pPr>
        <w:rPr>
          <w:rFonts w:eastAsiaTheme="minorEastAsia"/>
          <w:lang w:val="en-ZA" w:eastAsia="en-ZA"/>
        </w:rPr>
      </w:pPr>
    </w:p>
    <w:p w14:paraId="1F6591C0" w14:textId="6F30CB96" w:rsidR="000B13AC" w:rsidRDefault="00223958" w:rsidP="00223958">
      <w:pPr>
        <w:tabs>
          <w:tab w:val="clear" w:pos="851"/>
        </w:tabs>
        <w:spacing w:line="240" w:lineRule="auto"/>
        <w:rPr>
          <w:rFonts w:eastAsiaTheme="minorEastAsia"/>
          <w:lang w:val="en-ZA" w:eastAsia="en-ZA"/>
        </w:rPr>
      </w:pPr>
      <w:r>
        <w:rPr>
          <w:rFonts w:eastAsiaTheme="minorEastAsia"/>
          <w:lang w:val="en-ZA" w:eastAsia="en-ZA"/>
        </w:rPr>
        <w:br w:type="page"/>
      </w:r>
    </w:p>
    <w:p w14:paraId="0F248A7B" w14:textId="4DAE4F8F" w:rsidR="00F86408" w:rsidRPr="00F617C1" w:rsidRDefault="00405348" w:rsidP="00F86408">
      <w:pPr>
        <w:pStyle w:val="Heading1"/>
        <w:numPr>
          <w:ilvl w:val="0"/>
          <w:numId w:val="1"/>
        </w:numPr>
        <w:rPr>
          <w:rFonts w:ascii="Times New Roman" w:hAnsi="Times New Roman" w:cs="Times New Roman"/>
          <w:szCs w:val="24"/>
          <w:lang w:val="en-ZA"/>
        </w:rPr>
      </w:pPr>
      <w:bookmarkStart w:id="17" w:name="_Toc161755237"/>
      <w:bookmarkStart w:id="18" w:name="_Toc203048459"/>
      <w:r w:rsidRPr="00DB303C">
        <w:rPr>
          <w:szCs w:val="24"/>
          <w:lang w:val="en-ZA"/>
        </w:rPr>
        <w:lastRenderedPageBreak/>
        <w:t>i</w:t>
      </w:r>
      <w:r w:rsidR="00F86408" w:rsidRPr="00DB303C">
        <w:rPr>
          <w:szCs w:val="24"/>
          <w:lang w:val="en-ZA"/>
        </w:rPr>
        <w:t>ntroduction</w:t>
      </w:r>
      <w:bookmarkEnd w:id="11"/>
      <w:bookmarkEnd w:id="12"/>
      <w:bookmarkEnd w:id="17"/>
      <w:bookmarkEnd w:id="18"/>
    </w:p>
    <w:bookmarkEnd w:id="13"/>
    <w:bookmarkEnd w:id="14"/>
    <w:bookmarkEnd w:id="15"/>
    <w:bookmarkEnd w:id="16"/>
    <w:p w14:paraId="784E1F08" w14:textId="5E92DB8B" w:rsidR="00792757" w:rsidRPr="007B360F" w:rsidRDefault="00823A8B" w:rsidP="008C3570">
      <w:pPr>
        <w:pStyle w:val="Para1"/>
        <w:rPr>
          <w:lang w:val="en-US"/>
        </w:rPr>
      </w:pPr>
      <w:r>
        <w:rPr>
          <w:lang w:val="en-US"/>
        </w:rPr>
        <w:t xml:space="preserve">This report is based on the site visit to </w:t>
      </w:r>
      <w:r w:rsidR="00AD2FA8" w:rsidRPr="007B360F">
        <w:rPr>
          <w:lang w:val="en-US"/>
        </w:rPr>
        <w:t>Samancor Ferro Metals</w:t>
      </w:r>
      <w:r w:rsidR="008C3570" w:rsidRPr="007B360F">
        <w:rPr>
          <w:lang w:val="en-US"/>
        </w:rPr>
        <w:t xml:space="preserve"> </w:t>
      </w:r>
      <w:r w:rsidR="00FE53EA">
        <w:rPr>
          <w:lang w:val="en-US"/>
        </w:rPr>
        <w:t>on the 09</w:t>
      </w:r>
      <w:r w:rsidR="00FE53EA" w:rsidRPr="00FE53EA">
        <w:rPr>
          <w:vertAlign w:val="superscript"/>
          <w:lang w:val="en-US"/>
        </w:rPr>
        <w:t>th</w:t>
      </w:r>
      <w:r w:rsidR="00FE53EA">
        <w:rPr>
          <w:lang w:val="en-US"/>
        </w:rPr>
        <w:t xml:space="preserve"> of July 2025. The client </w:t>
      </w:r>
      <w:r w:rsidR="008C3570" w:rsidRPr="007B360F">
        <w:rPr>
          <w:lang w:val="en-US"/>
        </w:rPr>
        <w:t xml:space="preserve">has assigned Afrinov with the </w:t>
      </w:r>
      <w:r w:rsidR="00426760" w:rsidRPr="007B360F">
        <w:rPr>
          <w:lang w:val="en-US"/>
        </w:rPr>
        <w:t>task of</w:t>
      </w:r>
      <w:r w:rsidR="008C3570" w:rsidRPr="007B360F">
        <w:rPr>
          <w:lang w:val="en-US"/>
        </w:rPr>
        <w:t xml:space="preserve"> </w:t>
      </w:r>
      <w:r w:rsidR="00426760">
        <w:rPr>
          <w:lang w:val="en-US"/>
        </w:rPr>
        <w:t xml:space="preserve">inspection and </w:t>
      </w:r>
      <w:r w:rsidR="0074006F">
        <w:rPr>
          <w:lang w:val="en-US"/>
        </w:rPr>
        <w:t>examining</w:t>
      </w:r>
      <w:r w:rsidR="00426760">
        <w:rPr>
          <w:lang w:val="en-US"/>
        </w:rPr>
        <w:t xml:space="preserve"> the </w:t>
      </w:r>
      <w:r w:rsidR="000F7B80">
        <w:rPr>
          <w:lang w:val="en-US"/>
        </w:rPr>
        <w:t xml:space="preserve">self-slip </w:t>
      </w:r>
      <w:r w:rsidR="004D6413">
        <w:rPr>
          <w:lang w:val="en-US"/>
        </w:rPr>
        <w:t xml:space="preserve">challenges </w:t>
      </w:r>
      <w:r w:rsidR="00FB5626">
        <w:rPr>
          <w:lang w:val="en-US"/>
        </w:rPr>
        <w:t xml:space="preserve">they were </w:t>
      </w:r>
      <w:r w:rsidR="004D6413">
        <w:rPr>
          <w:lang w:val="en-US"/>
        </w:rPr>
        <w:t>experiencing</w:t>
      </w:r>
      <w:r w:rsidR="00FB5626">
        <w:rPr>
          <w:lang w:val="en-US"/>
        </w:rPr>
        <w:t xml:space="preserve"> on the bottom clamp</w:t>
      </w:r>
      <w:r w:rsidR="00C87FF6">
        <w:rPr>
          <w:lang w:val="en-US"/>
        </w:rPr>
        <w:t>s</w:t>
      </w:r>
      <w:r w:rsidR="0074006F">
        <w:rPr>
          <w:lang w:val="en-US"/>
        </w:rPr>
        <w:t xml:space="preserve"> in </w:t>
      </w:r>
      <w:r w:rsidR="002F170D">
        <w:rPr>
          <w:lang w:val="en-US"/>
        </w:rPr>
        <w:t xml:space="preserve">Furnace 5. </w:t>
      </w:r>
    </w:p>
    <w:p w14:paraId="152E8ABD" w14:textId="0698BF59" w:rsidR="00980A95" w:rsidRPr="00DB303C" w:rsidRDefault="00B061F1" w:rsidP="00792757">
      <w:pPr>
        <w:pStyle w:val="Heading1"/>
        <w:rPr>
          <w:szCs w:val="24"/>
        </w:rPr>
      </w:pPr>
      <w:bookmarkStart w:id="19" w:name="_Toc203048460"/>
      <w:r w:rsidRPr="00DB303C">
        <w:rPr>
          <w:szCs w:val="24"/>
        </w:rPr>
        <w:t>FINDINGS OF THE INSPECTION</w:t>
      </w:r>
      <w:bookmarkEnd w:id="19"/>
    </w:p>
    <w:p w14:paraId="601132AA" w14:textId="51D505DA" w:rsidR="00136000" w:rsidRDefault="00D90E5D" w:rsidP="00671737">
      <w:pPr>
        <w:pStyle w:val="Para1"/>
        <w:rPr>
          <w:lang w:val="en-US"/>
        </w:rPr>
      </w:pPr>
      <w:r w:rsidRPr="007B360F">
        <w:rPr>
          <w:lang w:val="en-US"/>
        </w:rPr>
        <w:t xml:space="preserve">During the inspection of the </w:t>
      </w:r>
      <w:r w:rsidR="007E0942">
        <w:rPr>
          <w:lang w:val="en-US"/>
        </w:rPr>
        <w:t xml:space="preserve">bottom </w:t>
      </w:r>
      <w:r w:rsidR="00320914" w:rsidRPr="007B360F">
        <w:rPr>
          <w:lang w:val="en-US"/>
        </w:rPr>
        <w:t>clamp</w:t>
      </w:r>
      <w:r w:rsidR="00320914">
        <w:rPr>
          <w:lang w:val="en-US"/>
        </w:rPr>
        <w:t>s</w:t>
      </w:r>
      <w:r w:rsidR="00414795">
        <w:rPr>
          <w:lang w:val="en-US"/>
        </w:rPr>
        <w:t xml:space="preserve"> on</w:t>
      </w:r>
      <w:r w:rsidR="007E0942">
        <w:rPr>
          <w:lang w:val="en-US"/>
        </w:rPr>
        <w:t xml:space="preserve"> Furnace 5</w:t>
      </w:r>
      <w:r w:rsidR="00136000">
        <w:rPr>
          <w:lang w:val="en-US"/>
        </w:rPr>
        <w:t>:</w:t>
      </w:r>
    </w:p>
    <w:p w14:paraId="0C7BCB7C" w14:textId="196B61C5" w:rsidR="002E63B8" w:rsidRDefault="00136000" w:rsidP="00136000">
      <w:pPr>
        <w:pStyle w:val="Para1"/>
        <w:numPr>
          <w:ilvl w:val="0"/>
          <w:numId w:val="26"/>
        </w:numPr>
        <w:rPr>
          <w:lang w:val="en-US"/>
        </w:rPr>
      </w:pPr>
      <w:r>
        <w:rPr>
          <w:lang w:val="en-US"/>
        </w:rPr>
        <w:t>T</w:t>
      </w:r>
      <w:r w:rsidR="00501B29" w:rsidRPr="007B360F">
        <w:rPr>
          <w:lang w:val="en-US"/>
        </w:rPr>
        <w:t xml:space="preserve">he </w:t>
      </w:r>
      <w:r w:rsidR="003E502B">
        <w:rPr>
          <w:lang w:val="en-US"/>
        </w:rPr>
        <w:t xml:space="preserve">one bottom </w:t>
      </w:r>
      <w:r w:rsidR="00501B29" w:rsidRPr="007B360F">
        <w:rPr>
          <w:lang w:val="en-US"/>
        </w:rPr>
        <w:t>clamp</w:t>
      </w:r>
      <w:r w:rsidR="003E502B">
        <w:rPr>
          <w:lang w:val="en-US"/>
        </w:rPr>
        <w:t xml:space="preserve"> </w:t>
      </w:r>
      <w:r w:rsidR="00E816B2">
        <w:rPr>
          <w:lang w:val="en-US"/>
        </w:rPr>
        <w:t>showed</w:t>
      </w:r>
      <w:r w:rsidR="003E502B">
        <w:rPr>
          <w:lang w:val="en-US"/>
        </w:rPr>
        <w:t xml:space="preserve"> the </w:t>
      </w:r>
      <w:r w:rsidR="00E816B2">
        <w:rPr>
          <w:lang w:val="en-US"/>
        </w:rPr>
        <w:t xml:space="preserve">complete </w:t>
      </w:r>
      <w:r w:rsidR="003E502B">
        <w:rPr>
          <w:lang w:val="en-US"/>
        </w:rPr>
        <w:t xml:space="preserve">wearing of the </w:t>
      </w:r>
      <w:r w:rsidR="00247A79">
        <w:rPr>
          <w:lang w:val="en-US"/>
        </w:rPr>
        <w:t>grooves</w:t>
      </w:r>
      <w:r w:rsidR="004D6413">
        <w:rPr>
          <w:lang w:val="en-US"/>
        </w:rPr>
        <w:t xml:space="preserve"> that hold onto</w:t>
      </w:r>
      <w:r w:rsidR="00414795">
        <w:rPr>
          <w:lang w:val="en-US"/>
        </w:rPr>
        <w:t xml:space="preserve"> the casing</w:t>
      </w:r>
      <w:r w:rsidR="00E816B2">
        <w:rPr>
          <w:lang w:val="en-US"/>
        </w:rPr>
        <w:t xml:space="preserve"> at the upper section of the clamp compared to the bottom section</w:t>
      </w:r>
      <w:r w:rsidR="004D6413">
        <w:rPr>
          <w:lang w:val="en-US"/>
        </w:rPr>
        <w:t xml:space="preserve"> of the clamp</w:t>
      </w:r>
      <w:r w:rsidR="00E816B2">
        <w:rPr>
          <w:lang w:val="en-US"/>
        </w:rPr>
        <w:t xml:space="preserve">. </w:t>
      </w:r>
    </w:p>
    <w:p w14:paraId="2C4B2D07" w14:textId="7790BC0D" w:rsidR="00785673" w:rsidRDefault="00274D09" w:rsidP="00785673">
      <w:pPr>
        <w:pStyle w:val="Para1"/>
        <w:keepNext/>
      </w:pPr>
      <w:r>
        <w:rPr>
          <w:noProof/>
          <w:lang w:val="en-US"/>
        </w:rPr>
        <mc:AlternateContent>
          <mc:Choice Requires="wps">
            <w:drawing>
              <wp:anchor distT="0" distB="0" distL="114300" distR="114300" simplePos="0" relativeHeight="251659264" behindDoc="0" locked="0" layoutInCell="1" allowOverlap="1" wp14:anchorId="1618CBF1" wp14:editId="6315B5D7">
                <wp:simplePos x="0" y="0"/>
                <wp:positionH relativeFrom="column">
                  <wp:posOffset>1253489</wp:posOffset>
                </wp:positionH>
                <wp:positionV relativeFrom="paragraph">
                  <wp:posOffset>1292224</wp:posOffset>
                </wp:positionV>
                <wp:extent cx="1059180" cy="1226820"/>
                <wp:effectExtent l="57150" t="76200" r="64770" b="87630"/>
                <wp:wrapNone/>
                <wp:docPr id="686015870" name="Connector: Elbow 3"/>
                <wp:cNvGraphicFramePr/>
                <a:graphic xmlns:a="http://schemas.openxmlformats.org/drawingml/2006/main">
                  <a:graphicData uri="http://schemas.microsoft.com/office/word/2010/wordprocessingShape">
                    <wps:wsp>
                      <wps:cNvCnPr/>
                      <wps:spPr>
                        <a:xfrm flipH="1" flipV="1">
                          <a:off x="0" y="0"/>
                          <a:ext cx="1059180" cy="122682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E6985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98.7pt;margin-top:101.75pt;width:83.4pt;height:96.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" strokecolor="#c0504d [3205]" strokeweight="2pt">
                <v:stroke endarrow="block"/>
                <v:shadow on="t" color="black" opacity="24903f" origin=",.5" offset="0,.55556mm"/>
              </v:shape>
            </w:pict>
          </mc:Fallback>
        </mc:AlternateContent>
      </w:r>
      <w:r>
        <w:rPr>
          <w:noProof/>
          <w:lang w:val="en-US"/>
        </w:rPr>
        <mc:AlternateContent>
          <mc:Choice Requires="wps">
            <w:drawing>
              <wp:anchor distT="0" distB="0" distL="114300" distR="114300" simplePos="0" relativeHeight="251660288" behindDoc="0" locked="0" layoutInCell="1" allowOverlap="1" wp14:anchorId="5A556C96" wp14:editId="50529D30">
                <wp:simplePos x="0" y="0"/>
                <wp:positionH relativeFrom="margin">
                  <wp:align>left</wp:align>
                </wp:positionH>
                <wp:positionV relativeFrom="paragraph">
                  <wp:posOffset>785495</wp:posOffset>
                </wp:positionV>
                <wp:extent cx="1251585" cy="1253490"/>
                <wp:effectExtent l="0" t="0" r="24765" b="22860"/>
                <wp:wrapNone/>
                <wp:docPr id="683996187" name="Rectangle 4"/>
                <wp:cNvGraphicFramePr/>
                <a:graphic xmlns:a="http://schemas.openxmlformats.org/drawingml/2006/main">
                  <a:graphicData uri="http://schemas.microsoft.com/office/word/2010/wordprocessingShape">
                    <wps:wsp>
                      <wps:cNvSpPr/>
                      <wps:spPr>
                        <a:xfrm>
                          <a:off x="0" y="0"/>
                          <a:ext cx="1251585" cy="125349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D391EA8" w14:textId="4320346B" w:rsidR="00FB0138" w:rsidRDefault="00FB0138" w:rsidP="00FB0138">
                            <w:pPr>
                              <w:jc w:val="center"/>
                            </w:pPr>
                            <w:r>
                              <w:t xml:space="preserve">The casing </w:t>
                            </w:r>
                            <w:r w:rsidR="00274D09">
                              <w:t>shows</w:t>
                            </w:r>
                            <w:r>
                              <w:t xml:space="preserve"> </w:t>
                            </w:r>
                            <w:r w:rsidR="00A0339F">
                              <w:t>abrasion</w:t>
                            </w:r>
                            <w:r w:rsidR="00DE7A70">
                              <w:t xml:space="preserve"> patches </w:t>
                            </w:r>
                            <w:r w:rsidR="00B66274">
                              <w:t>on</w:t>
                            </w:r>
                            <w:r w:rsidR="00274D09">
                              <w:t xml:space="preserve"> the casing at</w:t>
                            </w:r>
                            <w:r w:rsidR="00B66274">
                              <w:t xml:space="preserve"> random </w:t>
                            </w:r>
                            <w:r w:rsidR="00274D09">
                              <w:t>places because of</w:t>
                            </w:r>
                            <w:r w:rsidR="002B095F">
                              <w:t xml:space="preserve"> uneven clamping force</w:t>
                            </w:r>
                            <w:r w:rsidR="00274D09">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56C96" id="Rectangle 4" o:spid="_x0000_s1026" style="position:absolute;left:0;text-align:left;margin-left:0;margin-top:61.85pt;width:98.55pt;height:98.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" fillcolor="white [3201]" strokecolor="#c0504d [3205]" strokeweight="2pt">
                <v:textbox>
                  <w:txbxContent>
                    <w:p w14:paraId="0D391EA8" w14:textId="4320346B" w:rsidR="00FB0138" w:rsidRDefault="00FB0138" w:rsidP="00FB0138">
                      <w:pPr>
                        <w:jc w:val="center"/>
                      </w:pPr>
                      <w:r>
                        <w:t xml:space="preserve">The casing </w:t>
                      </w:r>
                      <w:r w:rsidR="00274D09">
                        <w:t>shows</w:t>
                      </w:r>
                      <w:r>
                        <w:t xml:space="preserve"> </w:t>
                      </w:r>
                      <w:r w:rsidR="00A0339F">
                        <w:t>abrasion</w:t>
                      </w:r>
                      <w:r w:rsidR="00DE7A70">
                        <w:t xml:space="preserve"> patches </w:t>
                      </w:r>
                      <w:r w:rsidR="00B66274">
                        <w:t>on</w:t>
                      </w:r>
                      <w:r w:rsidR="00274D09">
                        <w:t xml:space="preserve"> the casing at</w:t>
                      </w:r>
                      <w:r w:rsidR="00B66274">
                        <w:t xml:space="preserve"> random </w:t>
                      </w:r>
                      <w:r w:rsidR="00274D09">
                        <w:t>places because of</w:t>
                      </w:r>
                      <w:r w:rsidR="002B095F">
                        <w:t xml:space="preserve"> uneven clamping force</w:t>
                      </w:r>
                      <w:r w:rsidR="00274D09">
                        <w:t>.</w:t>
                      </w:r>
                    </w:p>
                  </w:txbxContent>
                </v:textbox>
                <w10:wrap anchorx="margin"/>
              </v:rect>
            </w:pict>
          </mc:Fallback>
        </mc:AlternateContent>
      </w:r>
      <w:r w:rsidR="00136000">
        <w:rPr>
          <w:lang w:val="en-US"/>
        </w:rPr>
        <w:t xml:space="preserve">                      </w:t>
      </w:r>
      <w:r w:rsidR="002B07BC">
        <w:rPr>
          <w:noProof/>
          <w:lang w:val="en-US"/>
        </w:rPr>
        <w:drawing>
          <wp:inline distT="0" distB="0" distL="0" distR="0" wp14:anchorId="16510CB4" wp14:editId="27DEDA1B">
            <wp:extent cx="1819275" cy="3938892"/>
            <wp:effectExtent l="0" t="0" r="0" b="5080"/>
            <wp:docPr id="823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1330" cy="3986644"/>
                    </a:xfrm>
                    <a:prstGeom prst="rect">
                      <a:avLst/>
                    </a:prstGeom>
                    <a:noFill/>
                  </pic:spPr>
                </pic:pic>
              </a:graphicData>
            </a:graphic>
          </wp:inline>
        </w:drawing>
      </w:r>
      <w:r w:rsidR="00785673">
        <w:rPr>
          <w:lang w:val="en-US"/>
        </w:rPr>
        <w:t xml:space="preserve">           </w:t>
      </w:r>
      <w:r w:rsidR="00785673">
        <w:rPr>
          <w:noProof/>
          <w:lang w:val="en-US"/>
        </w:rPr>
        <w:drawing>
          <wp:inline distT="0" distB="0" distL="0" distR="0" wp14:anchorId="1271D439" wp14:editId="7834CA3D">
            <wp:extent cx="1809750" cy="3918267"/>
            <wp:effectExtent l="0" t="0" r="0" b="6350"/>
            <wp:docPr id="1004489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1238" cy="3943140"/>
                    </a:xfrm>
                    <a:prstGeom prst="rect">
                      <a:avLst/>
                    </a:prstGeom>
                    <a:noFill/>
                  </pic:spPr>
                </pic:pic>
              </a:graphicData>
            </a:graphic>
          </wp:inline>
        </w:drawing>
      </w:r>
    </w:p>
    <w:p w14:paraId="5B37021F" w14:textId="59F590E1" w:rsidR="00404C38" w:rsidRDefault="00785673" w:rsidP="00136000">
      <w:pPr>
        <w:pStyle w:val="Caption"/>
        <w:jc w:val="center"/>
      </w:pPr>
      <w:bookmarkStart w:id="20" w:name="_Ref203033531"/>
      <w:bookmarkStart w:id="21" w:name="_Toc203046896"/>
      <w:r>
        <w:t xml:space="preserve">Figure </w:t>
      </w:r>
      <w:r>
        <w:fldChar w:fldCharType="begin"/>
      </w:r>
      <w:r>
        <w:instrText xml:space="preserve"> SEQ Figure \* ARABIC </w:instrText>
      </w:r>
      <w:r>
        <w:fldChar w:fldCharType="separate"/>
      </w:r>
      <w:r w:rsidR="00551870">
        <w:rPr>
          <w:noProof/>
        </w:rPr>
        <w:t>1</w:t>
      </w:r>
      <w:r>
        <w:fldChar w:fldCharType="end"/>
      </w:r>
      <w:bookmarkEnd w:id="20"/>
      <w:r>
        <w:t>: The clamp grooves worn out &amp; thinning at the top section</w:t>
      </w:r>
      <w:bookmarkEnd w:id="21"/>
    </w:p>
    <w:p w14:paraId="0157650C" w14:textId="140349D0" w:rsidR="002E6F92" w:rsidRDefault="002E6F92" w:rsidP="00404C38">
      <w:pPr>
        <w:tabs>
          <w:tab w:val="clear" w:pos="851"/>
        </w:tabs>
        <w:spacing w:line="240" w:lineRule="auto"/>
      </w:pPr>
    </w:p>
    <w:p w14:paraId="49592459" w14:textId="77777777" w:rsidR="009E41CD" w:rsidRDefault="009E41CD" w:rsidP="00404C38">
      <w:pPr>
        <w:tabs>
          <w:tab w:val="clear" w:pos="851"/>
        </w:tabs>
        <w:spacing w:line="240" w:lineRule="auto"/>
      </w:pPr>
    </w:p>
    <w:p w14:paraId="1AC94C54" w14:textId="77777777" w:rsidR="009E41CD" w:rsidRDefault="009E41CD" w:rsidP="00404C38">
      <w:pPr>
        <w:tabs>
          <w:tab w:val="clear" w:pos="851"/>
        </w:tabs>
        <w:spacing w:line="240" w:lineRule="auto"/>
      </w:pPr>
    </w:p>
    <w:p w14:paraId="10CAEBA2" w14:textId="77777777" w:rsidR="009E41CD" w:rsidRPr="00404C38" w:rsidRDefault="009E41CD" w:rsidP="00404C38">
      <w:pPr>
        <w:tabs>
          <w:tab w:val="clear" w:pos="851"/>
        </w:tabs>
        <w:spacing w:line="240" w:lineRule="auto"/>
        <w:rPr>
          <w:rFonts w:ascii="Arial Bold" w:hAnsi="Arial Bold" w:cs="Times New Roman"/>
          <w:b/>
          <w:sz w:val="18"/>
        </w:rPr>
      </w:pPr>
    </w:p>
    <w:p w14:paraId="7197DF52" w14:textId="3E7248C3" w:rsidR="00DA21C9" w:rsidRDefault="00AB36F9" w:rsidP="00136000">
      <w:pPr>
        <w:pStyle w:val="Para1"/>
        <w:numPr>
          <w:ilvl w:val="0"/>
          <w:numId w:val="26"/>
        </w:numPr>
        <w:rPr>
          <w:lang w:val="en-US"/>
        </w:rPr>
      </w:pPr>
      <w:r>
        <w:rPr>
          <w:lang w:val="en-US"/>
        </w:rPr>
        <w:t xml:space="preserve">The indication of the </w:t>
      </w:r>
      <w:r w:rsidR="00B12F18">
        <w:rPr>
          <w:lang w:val="en-US"/>
        </w:rPr>
        <w:t xml:space="preserve">clamp grooves </w:t>
      </w:r>
      <w:r w:rsidR="00AD25FE">
        <w:rPr>
          <w:lang w:val="en-US"/>
        </w:rPr>
        <w:t>wearing off.</w:t>
      </w:r>
    </w:p>
    <w:p w14:paraId="12F6318E" w14:textId="46AC49D4" w:rsidR="00770633" w:rsidRPr="00404C38" w:rsidRDefault="009A15DA" w:rsidP="00404C38">
      <w:pPr>
        <w:pStyle w:val="Para1"/>
        <w:keepNext/>
        <w:jc w:val="center"/>
        <w:rPr>
          <w:lang w:val="en-US"/>
        </w:rPr>
      </w:pPr>
      <w:r>
        <w:rPr>
          <w:noProof/>
          <w:lang w:val="en-US"/>
        </w:rPr>
        <w:lastRenderedPageBreak/>
        <mc:AlternateContent>
          <mc:Choice Requires="wps">
            <w:drawing>
              <wp:anchor distT="0" distB="0" distL="114300" distR="114300" simplePos="0" relativeHeight="251662336" behindDoc="0" locked="0" layoutInCell="1" allowOverlap="1" wp14:anchorId="0B284A34" wp14:editId="0E35CFFB">
                <wp:simplePos x="0" y="0"/>
                <wp:positionH relativeFrom="column">
                  <wp:posOffset>4023926</wp:posOffset>
                </wp:positionH>
                <wp:positionV relativeFrom="paragraph">
                  <wp:posOffset>858565</wp:posOffset>
                </wp:positionV>
                <wp:extent cx="226839" cy="1406280"/>
                <wp:effectExtent l="38100" t="19050" r="59055" b="99060"/>
                <wp:wrapNone/>
                <wp:docPr id="445495288" name="Straight Arrow Connector 11"/>
                <wp:cNvGraphicFramePr/>
                <a:graphic xmlns:a="http://schemas.openxmlformats.org/drawingml/2006/main">
                  <a:graphicData uri="http://schemas.microsoft.com/office/word/2010/wordprocessingShape">
                    <wps:wsp>
                      <wps:cNvCnPr/>
                      <wps:spPr>
                        <a:xfrm>
                          <a:off x="0" y="0"/>
                          <a:ext cx="226839" cy="14062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00225D" id="_x0000_t32" coordsize="21600,21600" o:spt="32" o:oned="t" path="m,l21600,21600e" filled="f">
                <v:path arrowok="t" fillok="f" o:connecttype="none"/>
                <o:lock v:ext="edit" shapetype="t"/>
              </v:shapetype>
              <v:shape id="Straight Arrow Connector 11" o:spid="_x0000_s1026" type="#_x0000_t32" style="position:absolute;margin-left:316.85pt;margin-top:67.6pt;width:17.85pt;height:11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" strokecolor="#c0504d [3205]" strokeweight="2pt">
                <v:stroke endarrow="block"/>
                <v:shadow on="t" color="black" opacity="24903f" origin=",.5" offset="0,.55556mm"/>
              </v:shape>
            </w:pict>
          </mc:Fallback>
        </mc:AlternateContent>
      </w:r>
      <w:r>
        <w:rPr>
          <w:noProof/>
          <w:lang w:val="en-US"/>
        </w:rPr>
        <mc:AlternateContent>
          <mc:Choice Requires="wps">
            <w:drawing>
              <wp:anchor distT="0" distB="0" distL="114300" distR="114300" simplePos="0" relativeHeight="251661312" behindDoc="0" locked="0" layoutInCell="1" allowOverlap="1" wp14:anchorId="71EE1B27" wp14:editId="475A8A9D">
                <wp:simplePos x="0" y="0"/>
                <wp:positionH relativeFrom="column">
                  <wp:posOffset>2751914</wp:posOffset>
                </wp:positionH>
                <wp:positionV relativeFrom="paragraph">
                  <wp:posOffset>864241</wp:posOffset>
                </wp:positionV>
                <wp:extent cx="1267278" cy="1678475"/>
                <wp:effectExtent l="57150" t="19050" r="66675" b="93345"/>
                <wp:wrapNone/>
                <wp:docPr id="883399901" name="Straight Arrow Connector 9"/>
                <wp:cNvGraphicFramePr/>
                <a:graphic xmlns:a="http://schemas.openxmlformats.org/drawingml/2006/main">
                  <a:graphicData uri="http://schemas.microsoft.com/office/word/2010/wordprocessingShape">
                    <wps:wsp>
                      <wps:cNvCnPr/>
                      <wps:spPr>
                        <a:xfrm flipH="1">
                          <a:off x="0" y="0"/>
                          <a:ext cx="1267278" cy="167847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A6AA7" id="Straight Arrow Connector 9" o:spid="_x0000_s1026" type="#_x0000_t32" style="position:absolute;margin-left:216.7pt;margin-top:68.05pt;width:99.8pt;height:132.1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" strokecolor="#c0504d [3205]" strokeweight="2pt">
                <v:stroke endarrow="block"/>
                <v:shadow on="t" color="black" opacity="24903f" origin=",.5" offset="0,.55556mm"/>
              </v:shape>
            </w:pict>
          </mc:Fallback>
        </mc:AlternateContent>
      </w:r>
      <w:r w:rsidR="00831F2C">
        <w:rPr>
          <w:noProof/>
          <w:lang w:val="en-US"/>
        </w:rPr>
        <mc:AlternateContent>
          <mc:Choice Requires="wps">
            <w:drawing>
              <wp:anchor distT="0" distB="0" distL="114300" distR="114300" simplePos="0" relativeHeight="251663360" behindDoc="0" locked="0" layoutInCell="1" allowOverlap="1" wp14:anchorId="289D7704" wp14:editId="6066B6F4">
                <wp:simplePos x="0" y="0"/>
                <wp:positionH relativeFrom="column">
                  <wp:posOffset>4005819</wp:posOffset>
                </wp:positionH>
                <wp:positionV relativeFrom="paragraph">
                  <wp:posOffset>3219</wp:posOffset>
                </wp:positionV>
                <wp:extent cx="1869540" cy="855552"/>
                <wp:effectExtent l="0" t="0" r="16510" b="20955"/>
                <wp:wrapNone/>
                <wp:docPr id="943263386" name="Rectangle 12"/>
                <wp:cNvGraphicFramePr/>
                <a:graphic xmlns:a="http://schemas.openxmlformats.org/drawingml/2006/main">
                  <a:graphicData uri="http://schemas.microsoft.com/office/word/2010/wordprocessingShape">
                    <wps:wsp>
                      <wps:cNvSpPr/>
                      <wps:spPr>
                        <a:xfrm>
                          <a:off x="0" y="0"/>
                          <a:ext cx="1869540" cy="855552"/>
                        </a:xfrm>
                        <a:prstGeom prst="rect">
                          <a:avLst/>
                        </a:prstGeom>
                      </wps:spPr>
                      <wps:style>
                        <a:lnRef idx="2">
                          <a:schemeClr val="accent2"/>
                        </a:lnRef>
                        <a:fillRef idx="1">
                          <a:schemeClr val="lt1"/>
                        </a:fillRef>
                        <a:effectRef idx="0">
                          <a:schemeClr val="accent2"/>
                        </a:effectRef>
                        <a:fontRef idx="minor">
                          <a:schemeClr val="dk1"/>
                        </a:fontRef>
                      </wps:style>
                      <wps:txbx>
                        <w:txbxContent>
                          <w:p w14:paraId="38C1755F" w14:textId="408F68CF" w:rsidR="00831F2C" w:rsidRDefault="00831F2C" w:rsidP="00831F2C">
                            <w:pPr>
                              <w:jc w:val="center"/>
                            </w:pPr>
                            <w:r>
                              <w:t>Grooves appearing to be worn out</w:t>
                            </w:r>
                            <w:r w:rsidR="00E97036">
                              <w:t xml:space="preserve">. This is another </w:t>
                            </w:r>
                            <w:r w:rsidR="0046062D">
                              <w:t xml:space="preserve">bottom clamp apart </w:t>
                            </w:r>
                            <w:r w:rsidR="00E97036">
                              <w:t>picture</w:t>
                            </w:r>
                            <w:r w:rsidR="0046062D">
                              <w:t>d</w:t>
                            </w:r>
                            <w:r w:rsidR="009A15DA">
                              <w:t xml:space="preserve">, </w:t>
                            </w:r>
                            <w:r w:rsidR="00E97036">
                              <w:t xml:space="preserve">from </w:t>
                            </w:r>
                            <w:r w:rsidR="00E97036">
                              <w:fldChar w:fldCharType="begin"/>
                            </w:r>
                            <w:r w:rsidR="00E97036">
                              <w:instrText xml:space="preserve"> REF _Ref203033531 \h </w:instrText>
                            </w:r>
                            <w:r w:rsidR="00E97036">
                              <w:fldChar w:fldCharType="separate"/>
                            </w:r>
                            <w:r w:rsidR="00551870">
                              <w:t xml:space="preserve">Figure </w:t>
                            </w:r>
                            <w:r w:rsidR="00551870">
                              <w:rPr>
                                <w:noProof/>
                              </w:rPr>
                              <w:t>1</w:t>
                            </w:r>
                            <w:r w:rsidR="00E97036">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D7704" id="Rectangle 12" o:spid="_x0000_s1027" style="position:absolute;left:0;text-align:left;margin-left:315.4pt;margin-top:.25pt;width:147.2pt;height:6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" fillcolor="white [3201]" strokecolor="#c0504d [3205]" strokeweight="2pt">
                <v:textbox>
                  <w:txbxContent>
                    <w:p w14:paraId="38C1755F" w14:textId="408F68CF" w:rsidR="00831F2C" w:rsidRDefault="00831F2C" w:rsidP="00831F2C">
                      <w:pPr>
                        <w:jc w:val="center"/>
                      </w:pPr>
                      <w:r>
                        <w:t>Grooves appearing to be worn out</w:t>
                      </w:r>
                      <w:r w:rsidR="00E97036">
                        <w:t xml:space="preserve">. This is another </w:t>
                      </w:r>
                      <w:r w:rsidR="0046062D">
                        <w:t xml:space="preserve">bottom clamp apart </w:t>
                      </w:r>
                      <w:r w:rsidR="00E97036">
                        <w:t>picture</w:t>
                      </w:r>
                      <w:r w:rsidR="0046062D">
                        <w:t>d</w:t>
                      </w:r>
                      <w:r w:rsidR="009A15DA">
                        <w:t xml:space="preserve">, </w:t>
                      </w:r>
                      <w:r w:rsidR="00E97036">
                        <w:t xml:space="preserve">from </w:t>
                      </w:r>
                      <w:r w:rsidR="00E97036">
                        <w:fldChar w:fldCharType="begin"/>
                      </w:r>
                      <w:r w:rsidR="00E97036">
                        <w:instrText xml:space="preserve"> REF _Ref203033531 \h </w:instrText>
                      </w:r>
                      <w:r w:rsidR="00E97036">
                        <w:fldChar w:fldCharType="separate"/>
                      </w:r>
                      <w:r w:rsidR="00551870">
                        <w:t xml:space="preserve">Figure </w:t>
                      </w:r>
                      <w:r w:rsidR="00551870">
                        <w:rPr>
                          <w:noProof/>
                        </w:rPr>
                        <w:t>1</w:t>
                      </w:r>
                      <w:r w:rsidR="00E97036">
                        <w:fldChar w:fldCharType="end"/>
                      </w:r>
                    </w:p>
                  </w:txbxContent>
                </v:textbox>
              </v:rect>
            </w:pict>
          </mc:Fallback>
        </mc:AlternateContent>
      </w:r>
      <w:r w:rsidR="00770633">
        <w:rPr>
          <w:noProof/>
          <w:lang w:val="en-US"/>
        </w:rPr>
        <w:drawing>
          <wp:inline distT="0" distB="0" distL="0" distR="0" wp14:anchorId="3FC15220" wp14:editId="77BD761A">
            <wp:extent cx="1783137" cy="3170020"/>
            <wp:effectExtent l="0" t="0" r="7620" b="0"/>
            <wp:docPr id="1243640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6216" cy="3211049"/>
                    </a:xfrm>
                    <a:prstGeom prst="rect">
                      <a:avLst/>
                    </a:prstGeom>
                    <a:noFill/>
                  </pic:spPr>
                </pic:pic>
              </a:graphicData>
            </a:graphic>
          </wp:inline>
        </w:drawing>
      </w:r>
      <w:r w:rsidR="00831F2C">
        <w:t xml:space="preserve">   </w:t>
      </w:r>
      <w:r w:rsidR="00831F2C" w:rsidRPr="00831F2C">
        <w:rPr>
          <w:noProof/>
          <w:lang w:val="en-US"/>
        </w:rPr>
        <w:drawing>
          <wp:inline distT="0" distB="0" distL="0" distR="0" wp14:anchorId="5E843A0A" wp14:editId="31BAAB85">
            <wp:extent cx="1620902" cy="1767385"/>
            <wp:effectExtent l="0" t="0" r="0" b="4445"/>
            <wp:docPr id="629935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5632" cy="1772543"/>
                    </a:xfrm>
                    <a:prstGeom prst="rect">
                      <a:avLst/>
                    </a:prstGeom>
                    <a:noFill/>
                    <a:ln>
                      <a:noFill/>
                    </a:ln>
                  </pic:spPr>
                </pic:pic>
              </a:graphicData>
            </a:graphic>
          </wp:inline>
        </w:drawing>
      </w:r>
    </w:p>
    <w:p w14:paraId="53CD9B9C" w14:textId="0655258D" w:rsidR="00AD25FE" w:rsidRDefault="00770633" w:rsidP="00770633">
      <w:pPr>
        <w:pStyle w:val="Caption"/>
        <w:jc w:val="center"/>
      </w:pPr>
      <w:bookmarkStart w:id="22" w:name="_Toc203046897"/>
      <w:r>
        <w:t xml:space="preserve">Figure </w:t>
      </w:r>
      <w:r>
        <w:fldChar w:fldCharType="begin"/>
      </w:r>
      <w:r>
        <w:instrText xml:space="preserve"> SEQ Figure \* ARABIC </w:instrText>
      </w:r>
      <w:r>
        <w:fldChar w:fldCharType="separate"/>
      </w:r>
      <w:r w:rsidR="00551870">
        <w:rPr>
          <w:noProof/>
        </w:rPr>
        <w:t>2</w:t>
      </w:r>
      <w:r>
        <w:fldChar w:fldCharType="end"/>
      </w:r>
      <w:r>
        <w:t>: Grooves worn out</w:t>
      </w:r>
      <w:bookmarkEnd w:id="22"/>
    </w:p>
    <w:p w14:paraId="40C1F191" w14:textId="77777777" w:rsidR="00404C38" w:rsidRPr="00404C38" w:rsidRDefault="00404C38" w:rsidP="00404C38">
      <w:pPr>
        <w:pStyle w:val="Caption2"/>
      </w:pPr>
    </w:p>
    <w:p w14:paraId="0D394605" w14:textId="6AB8F1B6" w:rsidR="00671737" w:rsidRDefault="00E816B2" w:rsidP="009A15DA">
      <w:pPr>
        <w:pStyle w:val="Para1"/>
        <w:numPr>
          <w:ilvl w:val="0"/>
          <w:numId w:val="26"/>
        </w:numPr>
        <w:rPr>
          <w:lang w:val="en-US"/>
        </w:rPr>
      </w:pPr>
      <w:r w:rsidRPr="007B360F">
        <w:rPr>
          <w:lang w:val="en-US"/>
        </w:rPr>
        <w:t>The</w:t>
      </w:r>
      <w:r w:rsidR="00E1430D" w:rsidRPr="00E1430D">
        <w:rPr>
          <w:lang w:val="en-US"/>
        </w:rPr>
        <w:t xml:space="preserve"> </w:t>
      </w:r>
      <w:r w:rsidR="004D6413">
        <w:rPr>
          <w:lang w:val="en-US"/>
        </w:rPr>
        <w:t xml:space="preserve">current </w:t>
      </w:r>
      <w:r w:rsidR="00E1430D" w:rsidRPr="00E1430D">
        <w:rPr>
          <w:lang w:val="en-US"/>
        </w:rPr>
        <w:t xml:space="preserve">Turn Buckles </w:t>
      </w:r>
      <w:r w:rsidR="00F37017" w:rsidRPr="00E1430D">
        <w:rPr>
          <w:lang w:val="en-US"/>
        </w:rPr>
        <w:t>installation</w:t>
      </w:r>
      <w:r w:rsidR="000F7B80">
        <w:rPr>
          <w:lang w:val="en-US"/>
        </w:rPr>
        <w:t xml:space="preserve"> has</w:t>
      </w:r>
      <w:r w:rsidR="00E1430D" w:rsidRPr="00E1430D">
        <w:rPr>
          <w:lang w:val="en-US"/>
        </w:rPr>
        <w:t xml:space="preserve"> limits </w:t>
      </w:r>
      <w:r w:rsidR="000F7B80">
        <w:rPr>
          <w:lang w:val="en-US"/>
        </w:rPr>
        <w:t xml:space="preserve">in </w:t>
      </w:r>
      <w:r w:rsidR="00E1430D" w:rsidRPr="00E1430D">
        <w:rPr>
          <w:lang w:val="en-US"/>
        </w:rPr>
        <w:t xml:space="preserve">adjusting the clamp to add more clamping force on </w:t>
      </w:r>
      <w:r w:rsidR="004D6413">
        <w:rPr>
          <w:lang w:val="en-US"/>
        </w:rPr>
        <w:t xml:space="preserve">the </w:t>
      </w:r>
      <w:r w:rsidR="00E1430D" w:rsidRPr="00E1430D">
        <w:rPr>
          <w:lang w:val="en-US"/>
        </w:rPr>
        <w:t xml:space="preserve">casing. </w:t>
      </w:r>
      <w:r w:rsidR="004D6413">
        <w:rPr>
          <w:lang w:val="en-US"/>
        </w:rPr>
        <w:t xml:space="preserve">This might be </w:t>
      </w:r>
      <w:r w:rsidR="00E1430D" w:rsidRPr="00E1430D">
        <w:rPr>
          <w:lang w:val="en-US"/>
        </w:rPr>
        <w:t>the reason</w:t>
      </w:r>
      <w:r w:rsidR="004D6413">
        <w:rPr>
          <w:lang w:val="en-US"/>
        </w:rPr>
        <w:t xml:space="preserve"> why the clamp</w:t>
      </w:r>
      <w:r w:rsidR="000F7B80">
        <w:rPr>
          <w:lang w:val="en-US"/>
        </w:rPr>
        <w:t>ing force is not</w:t>
      </w:r>
      <w:r w:rsidR="004D6413">
        <w:rPr>
          <w:lang w:val="en-US"/>
        </w:rPr>
        <w:t xml:space="preserve"> </w:t>
      </w:r>
      <w:r w:rsidR="00E1430D" w:rsidRPr="00E1430D">
        <w:rPr>
          <w:lang w:val="en-US"/>
        </w:rPr>
        <w:t>enough</w:t>
      </w:r>
      <w:r w:rsidR="00C0062C">
        <w:rPr>
          <w:lang w:val="en-US"/>
        </w:rPr>
        <w:t>,</w:t>
      </w:r>
      <w:r w:rsidR="00E1430D" w:rsidRPr="00E1430D">
        <w:rPr>
          <w:lang w:val="en-US"/>
        </w:rPr>
        <w:t xml:space="preserve"> resulting in self-slip</w:t>
      </w:r>
      <w:r w:rsidR="00D632CD" w:rsidRPr="007B360F">
        <w:rPr>
          <w:lang w:val="en-US"/>
        </w:rPr>
        <w:t>.</w:t>
      </w:r>
      <w:r w:rsidR="00323EB3" w:rsidRPr="007B360F">
        <w:rPr>
          <w:lang w:val="en-US"/>
        </w:rPr>
        <w:t xml:space="preserve"> </w:t>
      </w:r>
      <w:r w:rsidR="009D348D" w:rsidRPr="007B360F">
        <w:rPr>
          <w:lang w:val="en-US"/>
        </w:rPr>
        <w:t xml:space="preserve"> </w:t>
      </w:r>
    </w:p>
    <w:p w14:paraId="1558C011" w14:textId="4F03BBE7" w:rsidR="00E2445B" w:rsidRDefault="00304798" w:rsidP="00E2445B">
      <w:pPr>
        <w:pStyle w:val="Para1"/>
        <w:keepNext/>
        <w:ind w:left="854"/>
      </w:pPr>
      <w:ins w:id="23" w:author="Simbongile Bantubani" w:date="2025-07-10T16:24:00Z" w16du:dateUtc="2025-07-10T14:24:00Z">
        <w:r>
          <w:rPr>
            <w:noProof/>
            <w:lang w:val="en-US"/>
          </w:rPr>
          <mc:AlternateContent>
            <mc:Choice Requires="wps">
              <w:drawing>
                <wp:anchor distT="0" distB="0" distL="114300" distR="114300" simplePos="0" relativeHeight="251670528" behindDoc="0" locked="0" layoutInCell="1" allowOverlap="1" wp14:anchorId="5D4C6FAC" wp14:editId="1EB808CB">
                  <wp:simplePos x="0" y="0"/>
                  <wp:positionH relativeFrom="column">
                    <wp:posOffset>4501042</wp:posOffset>
                  </wp:positionH>
                  <wp:positionV relativeFrom="paragraph">
                    <wp:posOffset>510319</wp:posOffset>
                  </wp:positionV>
                  <wp:extent cx="45719" cy="730885"/>
                  <wp:effectExtent l="57150" t="38100" r="69215" b="88265"/>
                  <wp:wrapNone/>
                  <wp:docPr id="160721833" name="Straight Arrow Connector 15"/>
                  <wp:cNvGraphicFramePr/>
                  <a:graphic xmlns:a="http://schemas.openxmlformats.org/drawingml/2006/main">
                    <a:graphicData uri="http://schemas.microsoft.com/office/word/2010/wordprocessingShape">
                      <wps:wsp>
                        <wps:cNvCnPr/>
                        <wps:spPr>
                          <a:xfrm flipV="1">
                            <a:off x="0" y="0"/>
                            <a:ext cx="45719" cy="73088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4F5A9" id="Straight Arrow Connector 15" o:spid="_x0000_s1026" type="#_x0000_t32" style="position:absolute;margin-left:354.4pt;margin-top:40.2pt;width:3.6pt;height:57.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" strokecolor="#c0504d [3205]" strokeweight="2pt">
                  <v:stroke endarrow="block"/>
                  <v:shadow on="t" color="black" opacity="24903f" origin=",.5" offset="0,.55556mm"/>
                </v:shape>
              </w:pict>
            </mc:Fallback>
          </mc:AlternateContent>
        </w:r>
      </w:ins>
      <w:r w:rsidR="00597E2E">
        <w:rPr>
          <w:noProof/>
          <w:lang w:val="en-US"/>
        </w:rPr>
        <mc:AlternateContent>
          <mc:Choice Requires="wps">
            <w:drawing>
              <wp:anchor distT="0" distB="0" distL="114300" distR="114300" simplePos="0" relativeHeight="251671552" behindDoc="0" locked="0" layoutInCell="1" allowOverlap="1" wp14:anchorId="5F9E936C" wp14:editId="2A769E98">
                <wp:simplePos x="0" y="0"/>
                <wp:positionH relativeFrom="column">
                  <wp:posOffset>3897630</wp:posOffset>
                </wp:positionH>
                <wp:positionV relativeFrom="paragraph">
                  <wp:posOffset>1239520</wp:posOffset>
                </wp:positionV>
                <wp:extent cx="1493520" cy="680720"/>
                <wp:effectExtent l="0" t="0" r="11430" b="24130"/>
                <wp:wrapNone/>
                <wp:docPr id="1482259918" name="Rectangle 16"/>
                <wp:cNvGraphicFramePr/>
                <a:graphic xmlns:a="http://schemas.openxmlformats.org/drawingml/2006/main">
                  <a:graphicData uri="http://schemas.microsoft.com/office/word/2010/wordprocessingShape">
                    <wps:wsp>
                      <wps:cNvSpPr/>
                      <wps:spPr>
                        <a:xfrm>
                          <a:off x="0" y="0"/>
                          <a:ext cx="1493520" cy="680720"/>
                        </a:xfrm>
                        <a:prstGeom prst="rect">
                          <a:avLst/>
                        </a:prstGeom>
                      </wps:spPr>
                      <wps:style>
                        <a:lnRef idx="2">
                          <a:schemeClr val="accent2"/>
                        </a:lnRef>
                        <a:fillRef idx="1">
                          <a:schemeClr val="lt1"/>
                        </a:fillRef>
                        <a:effectRef idx="0">
                          <a:schemeClr val="accent2"/>
                        </a:effectRef>
                        <a:fontRef idx="minor">
                          <a:schemeClr val="dk1"/>
                        </a:fontRef>
                      </wps:style>
                      <wps:txbx>
                        <w:txbxContent>
                          <w:p w14:paraId="61FBB51B" w14:textId="2DA0EA6F" w:rsidR="00FD1BC3" w:rsidRDefault="00FD1BC3" w:rsidP="00FD1BC3">
                            <w:pPr>
                              <w:jc w:val="center"/>
                            </w:pPr>
                            <w:r>
                              <w:t xml:space="preserve">The turn buckles </w:t>
                            </w:r>
                            <w:r w:rsidR="00182D2F">
                              <w:t>pressing on the c</w:t>
                            </w:r>
                            <w:r w:rsidR="00F04A91">
                              <w:t xml:space="preserve">lamp </w:t>
                            </w:r>
                            <w:r w:rsidR="00597E2E">
                              <w:t>stiffener</w:t>
                            </w:r>
                            <w:r w:rsidR="00F04A9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E936C" id="Rectangle 16" o:spid="_x0000_s1028" style="position:absolute;left:0;text-align:left;margin-left:306.9pt;margin-top:97.6pt;width:117.6pt;height:5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" fillcolor="white [3201]" strokecolor="#c0504d [3205]" strokeweight="2pt">
                <v:textbox>
                  <w:txbxContent>
                    <w:p w14:paraId="61FBB51B" w14:textId="2DA0EA6F" w:rsidR="00FD1BC3" w:rsidRDefault="00FD1BC3" w:rsidP="00FD1BC3">
                      <w:pPr>
                        <w:jc w:val="center"/>
                      </w:pPr>
                      <w:r>
                        <w:t xml:space="preserve">The turn buckles </w:t>
                      </w:r>
                      <w:r w:rsidR="00182D2F">
                        <w:t>pressing on the c</w:t>
                      </w:r>
                      <w:r w:rsidR="00F04A91">
                        <w:t xml:space="preserve">lamp </w:t>
                      </w:r>
                      <w:r w:rsidR="00597E2E">
                        <w:t>stiffener</w:t>
                      </w:r>
                      <w:r w:rsidR="00F04A91">
                        <w:t>.</w:t>
                      </w:r>
                    </w:p>
                  </w:txbxContent>
                </v:textbox>
              </v:rect>
            </w:pict>
          </mc:Fallback>
        </mc:AlternateContent>
      </w:r>
      <w:r w:rsidR="000F7B80">
        <w:rPr>
          <w:noProof/>
          <w:lang w:val="en-US"/>
        </w:rPr>
        <mc:AlternateContent>
          <mc:Choice Requires="wps">
            <w:drawing>
              <wp:anchor distT="0" distB="0" distL="114300" distR="114300" simplePos="0" relativeHeight="251668480" behindDoc="0" locked="0" layoutInCell="1" allowOverlap="1" wp14:anchorId="05DA5FFB" wp14:editId="30D1D3B8">
                <wp:simplePos x="0" y="0"/>
                <wp:positionH relativeFrom="column">
                  <wp:posOffset>1802217</wp:posOffset>
                </wp:positionH>
                <wp:positionV relativeFrom="paragraph">
                  <wp:posOffset>703843</wp:posOffset>
                </wp:positionV>
                <wp:extent cx="2097262" cy="865729"/>
                <wp:effectExtent l="38100" t="38100" r="55880" b="86995"/>
                <wp:wrapNone/>
                <wp:docPr id="1560197455" name="Straight Arrow Connector 15"/>
                <wp:cNvGraphicFramePr/>
                <a:graphic xmlns:a="http://schemas.openxmlformats.org/drawingml/2006/main">
                  <a:graphicData uri="http://schemas.microsoft.com/office/word/2010/wordprocessingShape">
                    <wps:wsp>
                      <wps:cNvCnPr/>
                      <wps:spPr>
                        <a:xfrm flipH="1" flipV="1">
                          <a:off x="0" y="0"/>
                          <a:ext cx="2097262" cy="86572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00453" id="Straight Arrow Connector 15" o:spid="_x0000_s1026" type="#_x0000_t32" style="position:absolute;margin-left:141.9pt;margin-top:55.4pt;width:165.15pt;height:68.1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" strokecolor="#c0504d [3205]" strokeweight="2pt">
                <v:stroke endarrow="block"/>
                <v:shadow on="t" color="black" opacity="24903f" origin=",.5" offset="0,.55556mm"/>
              </v:shape>
            </w:pict>
          </mc:Fallback>
        </mc:AlternateContent>
      </w:r>
      <w:r w:rsidR="00877F10" w:rsidRPr="00877F10">
        <w:rPr>
          <w:noProof/>
          <w:lang w:val="en-US"/>
        </w:rPr>
        <w:drawing>
          <wp:anchor distT="0" distB="0" distL="114300" distR="114300" simplePos="0" relativeHeight="251664384" behindDoc="0" locked="0" layoutInCell="1" allowOverlap="1" wp14:anchorId="758CBF0A" wp14:editId="7423BFB8">
            <wp:simplePos x="0" y="0"/>
            <wp:positionH relativeFrom="column">
              <wp:posOffset>3530855</wp:posOffset>
            </wp:positionH>
            <wp:positionV relativeFrom="paragraph">
              <wp:posOffset>2210</wp:posOffset>
            </wp:positionV>
            <wp:extent cx="1438275" cy="942975"/>
            <wp:effectExtent l="0" t="0" r="9525" b="9525"/>
            <wp:wrapSquare wrapText="bothSides"/>
            <wp:docPr id="46674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2384" name=""/>
                    <pic:cNvPicPr/>
                  </pic:nvPicPr>
                  <pic:blipFill>
                    <a:blip r:embed="rId19">
                      <a:extLst>
                        <a:ext uri="{28A0092B-C50C-407E-A947-70E740481C1C}">
                          <a14:useLocalDpi xmlns:a14="http://schemas.microsoft.com/office/drawing/2010/main" val="0"/>
                        </a:ext>
                      </a:extLst>
                    </a:blip>
                    <a:stretch>
                      <a:fillRect/>
                    </a:stretch>
                  </pic:blipFill>
                  <pic:spPr>
                    <a:xfrm>
                      <a:off x="0" y="0"/>
                      <a:ext cx="1438275" cy="942975"/>
                    </a:xfrm>
                    <a:prstGeom prst="rect">
                      <a:avLst/>
                    </a:prstGeom>
                  </pic:spPr>
                </pic:pic>
              </a:graphicData>
            </a:graphic>
          </wp:anchor>
        </w:drawing>
      </w:r>
      <w:r w:rsidR="000F7B80">
        <w:rPr>
          <w:noProof/>
          <w:lang w:val="en-US"/>
        </w:rPr>
        <w:t>.</w:t>
      </w:r>
      <w:r w:rsidR="0005355F">
        <w:rPr>
          <w:lang w:val="en-US"/>
        </w:rPr>
        <w:t xml:space="preserve">                    </w:t>
      </w:r>
      <w:r w:rsidR="00E81CF0">
        <w:rPr>
          <w:noProof/>
          <w:lang w:val="en-US"/>
        </w:rPr>
        <w:drawing>
          <wp:inline distT="0" distB="0" distL="0" distR="0" wp14:anchorId="3F9EF60F" wp14:editId="6E2B95EB">
            <wp:extent cx="944089" cy="2044036"/>
            <wp:effectExtent l="0" t="0" r="8890" b="0"/>
            <wp:docPr id="1679808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3737" cy="2064925"/>
                    </a:xfrm>
                    <a:prstGeom prst="rect">
                      <a:avLst/>
                    </a:prstGeom>
                    <a:noFill/>
                  </pic:spPr>
                </pic:pic>
              </a:graphicData>
            </a:graphic>
          </wp:inline>
        </w:drawing>
      </w:r>
      <w:r w:rsidR="00B721FB">
        <w:rPr>
          <w:lang w:val="en-US"/>
        </w:rPr>
        <w:t xml:space="preserve">       </w:t>
      </w:r>
      <w:r w:rsidR="00B721FB">
        <w:rPr>
          <w:noProof/>
          <w:lang w:val="en-US"/>
        </w:rPr>
        <w:drawing>
          <wp:inline distT="0" distB="0" distL="0" distR="0" wp14:anchorId="18044719" wp14:editId="56D96CB1">
            <wp:extent cx="945136" cy="2046301"/>
            <wp:effectExtent l="0" t="0" r="7620" b="0"/>
            <wp:docPr id="1479047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962744" cy="2084423"/>
                    </a:xfrm>
                    <a:prstGeom prst="rect">
                      <a:avLst/>
                    </a:prstGeom>
                    <a:noFill/>
                  </pic:spPr>
                </pic:pic>
              </a:graphicData>
            </a:graphic>
          </wp:inline>
        </w:drawing>
      </w:r>
    </w:p>
    <w:p w14:paraId="17103C2E" w14:textId="387B830E" w:rsidR="005116DB" w:rsidRPr="00404C38" w:rsidRDefault="00E2445B" w:rsidP="00404C38">
      <w:pPr>
        <w:pStyle w:val="Caption"/>
        <w:jc w:val="center"/>
        <w:rPr>
          <w:lang w:val="en-US"/>
        </w:rPr>
      </w:pPr>
      <w:bookmarkStart w:id="24" w:name="_Toc203046898"/>
      <w:r>
        <w:t xml:space="preserve">Figure </w:t>
      </w:r>
      <w:r>
        <w:fldChar w:fldCharType="begin"/>
      </w:r>
      <w:r>
        <w:instrText xml:space="preserve"> SEQ Figure \* ARABIC </w:instrText>
      </w:r>
      <w:r>
        <w:fldChar w:fldCharType="separate"/>
      </w:r>
      <w:r w:rsidR="00551870">
        <w:rPr>
          <w:noProof/>
        </w:rPr>
        <w:t>3</w:t>
      </w:r>
      <w:r>
        <w:fldChar w:fldCharType="end"/>
      </w:r>
      <w:r>
        <w:t>: Turn Buckles installation issues.</w:t>
      </w:r>
      <w:bookmarkEnd w:id="24"/>
    </w:p>
    <w:p w14:paraId="11560693" w14:textId="585BE3CC" w:rsidR="00877F10" w:rsidRDefault="004D6413" w:rsidP="005116DB">
      <w:pPr>
        <w:pStyle w:val="Para1"/>
        <w:numPr>
          <w:ilvl w:val="0"/>
          <w:numId w:val="26"/>
        </w:numPr>
        <w:rPr>
          <w:lang w:val="en-US"/>
        </w:rPr>
      </w:pPr>
      <w:bookmarkStart w:id="25" w:name="_Hlk203036291"/>
      <w:r>
        <w:rPr>
          <w:lang w:val="en-US"/>
        </w:rPr>
        <w:t xml:space="preserve">The bracket was welded post installation during maintenance. </w:t>
      </w:r>
      <w:r w:rsidR="005116DB" w:rsidRPr="005116DB">
        <w:rPr>
          <w:lang w:val="en-US"/>
        </w:rPr>
        <w:t>When welding the bracket, it change</w:t>
      </w:r>
      <w:r>
        <w:rPr>
          <w:lang w:val="en-US"/>
        </w:rPr>
        <w:t>d</w:t>
      </w:r>
      <w:r w:rsidR="005116DB" w:rsidRPr="005116DB">
        <w:rPr>
          <w:lang w:val="en-US"/>
        </w:rPr>
        <w:t xml:space="preserve"> the bending moment calculation of the clamp. This </w:t>
      </w:r>
      <w:r>
        <w:rPr>
          <w:lang w:val="en-US"/>
        </w:rPr>
        <w:t xml:space="preserve">change </w:t>
      </w:r>
      <w:proofErr w:type="gramStart"/>
      <w:r w:rsidR="00877FD9" w:rsidRPr="005116DB">
        <w:rPr>
          <w:lang w:val="en-US"/>
        </w:rPr>
        <w:t>ha</w:t>
      </w:r>
      <w:r>
        <w:rPr>
          <w:lang w:val="en-US"/>
        </w:rPr>
        <w:t>d</w:t>
      </w:r>
      <w:r w:rsidR="005116DB" w:rsidRPr="005116DB">
        <w:rPr>
          <w:lang w:val="en-US"/>
        </w:rPr>
        <w:t xml:space="preserve"> </w:t>
      </w:r>
      <w:r w:rsidR="00877FD9" w:rsidRPr="005116DB">
        <w:rPr>
          <w:lang w:val="en-US"/>
        </w:rPr>
        <w:t>an effect</w:t>
      </w:r>
      <w:r w:rsidR="005116DB" w:rsidRPr="005116DB">
        <w:rPr>
          <w:lang w:val="en-US"/>
        </w:rPr>
        <w:t xml:space="preserve"> o</w:t>
      </w:r>
      <w:r w:rsidR="005116DB">
        <w:rPr>
          <w:lang w:val="en-US"/>
        </w:rPr>
        <w:t>n</w:t>
      </w:r>
      <w:proofErr w:type="gramEnd"/>
      <w:r w:rsidR="005116DB" w:rsidRPr="005116DB">
        <w:rPr>
          <w:lang w:val="en-US"/>
        </w:rPr>
        <w:t xml:space="preserve"> the </w:t>
      </w:r>
      <w:r w:rsidR="005116DB" w:rsidRPr="005116DB">
        <w:rPr>
          <w:lang w:val="en-US"/>
        </w:rPr>
        <w:lastRenderedPageBreak/>
        <w:t>cy</w:t>
      </w:r>
      <w:bookmarkEnd w:id="25"/>
      <w:r w:rsidR="005116DB" w:rsidRPr="005116DB">
        <w:rPr>
          <w:lang w:val="en-US"/>
        </w:rPr>
        <w:t xml:space="preserve">linder </w:t>
      </w:r>
      <w:r w:rsidR="00877FD9" w:rsidRPr="005116DB">
        <w:rPr>
          <w:lang w:val="en-US"/>
        </w:rPr>
        <w:t>force,</w:t>
      </w:r>
      <w:r w:rsidR="005116DB" w:rsidRPr="005116DB">
        <w:rPr>
          <w:lang w:val="en-US"/>
        </w:rPr>
        <w:t xml:space="preserve"> and </w:t>
      </w:r>
      <w:r w:rsidR="005116DB">
        <w:rPr>
          <w:lang w:val="en-US"/>
        </w:rPr>
        <w:t xml:space="preserve">it is possible </w:t>
      </w:r>
      <w:r w:rsidR="00997F80">
        <w:rPr>
          <w:lang w:val="en-US"/>
        </w:rPr>
        <w:t xml:space="preserve">for causing </w:t>
      </w:r>
      <w:r w:rsidR="005116DB" w:rsidRPr="005116DB">
        <w:rPr>
          <w:lang w:val="en-US"/>
        </w:rPr>
        <w:t>problems</w:t>
      </w:r>
      <w:r w:rsidR="00997F80">
        <w:rPr>
          <w:lang w:val="en-US"/>
        </w:rPr>
        <w:t>.</w:t>
      </w:r>
      <w:r w:rsidR="000F7B80">
        <w:rPr>
          <w:lang w:val="en-US"/>
        </w:rPr>
        <w:t xml:space="preserve"> Though these forces can be rectified by applying more force through Turn Buckles.</w:t>
      </w:r>
    </w:p>
    <w:p w14:paraId="211443C6" w14:textId="1BB7C6C1" w:rsidR="00E2445B" w:rsidRDefault="0003308D" w:rsidP="00E2445B">
      <w:pPr>
        <w:pStyle w:val="Para1"/>
        <w:keepNext/>
      </w:pPr>
      <w:ins w:id="26" w:author="Simbongile Bantubani" w:date="2025-07-10T16:27:00Z" w16du:dateUtc="2025-07-10T14:27:00Z">
        <w:r>
          <w:rPr>
            <w:noProof/>
            <w:lang w:val="en-US"/>
          </w:rPr>
          <mc:AlternateContent>
            <mc:Choice Requires="wps">
              <w:drawing>
                <wp:anchor distT="0" distB="0" distL="114300" distR="114300" simplePos="0" relativeHeight="251672576" behindDoc="0" locked="0" layoutInCell="1" allowOverlap="1" wp14:anchorId="7450A1F7" wp14:editId="77347F06">
                  <wp:simplePos x="0" y="0"/>
                  <wp:positionH relativeFrom="column">
                    <wp:posOffset>4264183</wp:posOffset>
                  </wp:positionH>
                  <wp:positionV relativeFrom="paragraph">
                    <wp:posOffset>867810</wp:posOffset>
                  </wp:positionV>
                  <wp:extent cx="232168" cy="708263"/>
                  <wp:effectExtent l="0" t="0" r="15875" b="15875"/>
                  <wp:wrapNone/>
                  <wp:docPr id="712228134" name="Oval 8"/>
                  <wp:cNvGraphicFramePr/>
                  <a:graphic xmlns:a="http://schemas.openxmlformats.org/drawingml/2006/main">
                    <a:graphicData uri="http://schemas.microsoft.com/office/word/2010/wordprocessingShape">
                      <wps:wsp>
                        <wps:cNvSpPr/>
                        <wps:spPr>
                          <a:xfrm>
                            <a:off x="0" y="0"/>
                            <a:ext cx="232168" cy="708263"/>
                          </a:xfrm>
                          <a:prstGeom prst="ellipse">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2BB439" id="Oval 8" o:spid="_x0000_s1026" style="position:absolute;margin-left:335.75pt;margin-top:68.35pt;width:18.3pt;height:55.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" filled="f" strokecolor="#c0504d [3205]" strokeweight="2pt"/>
              </w:pict>
            </mc:Fallback>
          </mc:AlternateContent>
        </w:r>
      </w:ins>
      <w:r w:rsidR="00E2445B">
        <w:rPr>
          <w:lang w:val="en-US"/>
        </w:rPr>
        <w:t xml:space="preserve">                                        </w:t>
      </w:r>
      <w:r w:rsidR="00C3173C">
        <w:rPr>
          <w:noProof/>
          <w:lang w:val="en-US"/>
        </w:rPr>
        <w:drawing>
          <wp:inline distT="0" distB="0" distL="0" distR="0" wp14:anchorId="6C522A2D" wp14:editId="128C05DF">
            <wp:extent cx="1272753" cy="2755619"/>
            <wp:effectExtent l="0" t="0" r="3810" b="6985"/>
            <wp:docPr id="1430259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94298" cy="2802265"/>
                    </a:xfrm>
                    <a:prstGeom prst="rect">
                      <a:avLst/>
                    </a:prstGeom>
                    <a:noFill/>
                  </pic:spPr>
                </pic:pic>
              </a:graphicData>
            </a:graphic>
          </wp:inline>
        </w:drawing>
      </w:r>
      <w:r w:rsidR="003D39DA">
        <w:rPr>
          <w:lang w:val="en-US"/>
        </w:rPr>
        <w:t xml:space="preserve"> </w:t>
      </w:r>
      <w:r w:rsidR="00E2445B">
        <w:rPr>
          <w:lang w:val="en-US"/>
        </w:rPr>
        <w:t xml:space="preserve">            </w:t>
      </w:r>
      <w:r w:rsidR="003D39DA">
        <w:rPr>
          <w:lang w:val="en-US"/>
        </w:rPr>
        <w:t xml:space="preserve">  </w:t>
      </w:r>
      <w:r w:rsidR="00E2445B">
        <w:rPr>
          <w:noProof/>
          <w:lang w:val="en-US"/>
        </w:rPr>
        <w:drawing>
          <wp:inline distT="0" distB="0" distL="0" distR="0" wp14:anchorId="14FA3C2B" wp14:editId="0E033F20">
            <wp:extent cx="1281313" cy="2774156"/>
            <wp:effectExtent l="0" t="0" r="0" b="7620"/>
            <wp:docPr id="2135635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92183" cy="2797691"/>
                    </a:xfrm>
                    <a:prstGeom prst="rect">
                      <a:avLst/>
                    </a:prstGeom>
                    <a:noFill/>
                  </pic:spPr>
                </pic:pic>
              </a:graphicData>
            </a:graphic>
          </wp:inline>
        </w:drawing>
      </w:r>
    </w:p>
    <w:p w14:paraId="2F0D8301" w14:textId="5387FB07" w:rsidR="00A70E11" w:rsidRDefault="00E2445B" w:rsidP="00E2445B">
      <w:pPr>
        <w:pStyle w:val="Caption"/>
        <w:jc w:val="center"/>
      </w:pPr>
      <w:bookmarkStart w:id="27" w:name="_Toc203046899"/>
      <w:r>
        <w:t xml:space="preserve">Figure </w:t>
      </w:r>
      <w:r>
        <w:fldChar w:fldCharType="begin"/>
      </w:r>
      <w:r>
        <w:instrText xml:space="preserve"> SEQ Figure \* ARABIC </w:instrText>
      </w:r>
      <w:r>
        <w:fldChar w:fldCharType="separate"/>
      </w:r>
      <w:r w:rsidR="00551870">
        <w:rPr>
          <w:noProof/>
        </w:rPr>
        <w:t>4</w:t>
      </w:r>
      <w:r>
        <w:fldChar w:fldCharType="end"/>
      </w:r>
      <w:r>
        <w:t>: Welded bracket not recommended.</w:t>
      </w:r>
      <w:bookmarkEnd w:id="27"/>
    </w:p>
    <w:p w14:paraId="7DAC8418" w14:textId="77777777" w:rsidR="000F7B80" w:rsidRDefault="000F7B80" w:rsidP="000F7B80">
      <w:pPr>
        <w:pStyle w:val="Caption2"/>
      </w:pPr>
    </w:p>
    <w:p w14:paraId="3ADC528F" w14:textId="77777777" w:rsidR="00E77732" w:rsidRDefault="00E77732" w:rsidP="00597E2E">
      <w:pPr>
        <w:pStyle w:val="Para1"/>
        <w:keepNext/>
        <w:jc w:val="center"/>
      </w:pPr>
      <w:r>
        <w:rPr>
          <w:noProof/>
        </w:rPr>
        <w:drawing>
          <wp:inline distT="0" distB="0" distL="0" distR="0" wp14:anchorId="59A9A350" wp14:editId="7A7768CD">
            <wp:extent cx="3768596" cy="2163873"/>
            <wp:effectExtent l="0" t="0" r="3810" b="8255"/>
            <wp:docPr id="9097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79517" name=""/>
                    <pic:cNvPicPr/>
                  </pic:nvPicPr>
                  <pic:blipFill>
                    <a:blip r:embed="rId24"/>
                    <a:stretch>
                      <a:fillRect/>
                    </a:stretch>
                  </pic:blipFill>
                  <pic:spPr>
                    <a:xfrm>
                      <a:off x="0" y="0"/>
                      <a:ext cx="3771783" cy="2165703"/>
                    </a:xfrm>
                    <a:prstGeom prst="rect">
                      <a:avLst/>
                    </a:prstGeom>
                  </pic:spPr>
                </pic:pic>
              </a:graphicData>
            </a:graphic>
          </wp:inline>
        </w:drawing>
      </w:r>
    </w:p>
    <w:p w14:paraId="664AE722" w14:textId="6312567E" w:rsidR="000F7B80" w:rsidRPr="000F7B80" w:rsidRDefault="00E77732" w:rsidP="00E77732">
      <w:pPr>
        <w:pStyle w:val="Caption"/>
        <w:jc w:val="center"/>
      </w:pPr>
      <w:bookmarkStart w:id="28" w:name="_Toc203046900"/>
      <w:r>
        <w:t xml:space="preserve">Figure </w:t>
      </w:r>
      <w:r>
        <w:fldChar w:fldCharType="begin"/>
      </w:r>
      <w:r>
        <w:instrText xml:space="preserve"> SEQ Figure \* ARABIC </w:instrText>
      </w:r>
      <w:r>
        <w:fldChar w:fldCharType="separate"/>
      </w:r>
      <w:r w:rsidR="00551870">
        <w:rPr>
          <w:noProof/>
        </w:rPr>
        <w:t>5</w:t>
      </w:r>
      <w:r>
        <w:fldChar w:fldCharType="end"/>
      </w:r>
      <w:r>
        <w:t>: Typical Bending Moments for Top Clamp</w:t>
      </w:r>
      <w:bookmarkEnd w:id="28"/>
      <w:r w:rsidR="0003308D">
        <w:t xml:space="preserve"> Bracket</w:t>
      </w:r>
    </w:p>
    <w:p w14:paraId="5602DA58" w14:textId="77777777" w:rsidR="0097562B" w:rsidRPr="0097562B" w:rsidRDefault="0097562B" w:rsidP="0097562B">
      <w:pPr>
        <w:pStyle w:val="Caption2"/>
      </w:pPr>
    </w:p>
    <w:p w14:paraId="6F36C3D5" w14:textId="1F715CC5" w:rsidR="009733AB" w:rsidRPr="00853B2A" w:rsidRDefault="00853B2A" w:rsidP="00853B2A">
      <w:pPr>
        <w:pStyle w:val="Para1"/>
        <w:numPr>
          <w:ilvl w:val="0"/>
          <w:numId w:val="26"/>
        </w:numPr>
        <w:rPr>
          <w:lang w:val="en-US"/>
        </w:rPr>
      </w:pPr>
      <w:r>
        <w:rPr>
          <w:lang w:val="en-US"/>
        </w:rPr>
        <w:t xml:space="preserve">The </w:t>
      </w:r>
      <w:r w:rsidR="00605E5C">
        <w:rPr>
          <w:lang w:val="en-US"/>
        </w:rPr>
        <w:t xml:space="preserve">cylinder </w:t>
      </w:r>
      <w:r w:rsidR="0097562B">
        <w:rPr>
          <w:lang w:val="en-US"/>
        </w:rPr>
        <w:t>settings</w:t>
      </w:r>
      <w:r w:rsidR="00605E5C">
        <w:rPr>
          <w:lang w:val="en-US"/>
        </w:rPr>
        <w:t xml:space="preserve"> are </w:t>
      </w:r>
      <w:r w:rsidR="000F7B80">
        <w:rPr>
          <w:lang w:val="en-US"/>
        </w:rPr>
        <w:t>aligned to the requirement</w:t>
      </w:r>
      <w:r w:rsidR="00954621">
        <w:rPr>
          <w:lang w:val="en-US"/>
        </w:rPr>
        <w:t>s</w:t>
      </w:r>
      <w:r w:rsidR="000F7B80">
        <w:rPr>
          <w:lang w:val="en-US"/>
        </w:rPr>
        <w:t xml:space="preserve"> and current settings are correct as per required forces</w:t>
      </w:r>
      <w:r w:rsidR="009733AB" w:rsidRPr="00853B2A">
        <w:rPr>
          <w:lang w:val="en-US"/>
        </w:rPr>
        <w:t>.</w:t>
      </w:r>
    </w:p>
    <w:p w14:paraId="1917EFE6" w14:textId="5732B8A3" w:rsidR="007B7A1C" w:rsidRDefault="007B7A1C" w:rsidP="0097562B">
      <w:pPr>
        <w:pStyle w:val="Caption2"/>
        <w:jc w:val="center"/>
        <w:rPr>
          <w:lang w:val="en-US"/>
        </w:rPr>
      </w:pPr>
      <w:r>
        <w:rPr>
          <w:noProof/>
          <w:lang w:val="en-US"/>
        </w:rPr>
        <w:lastRenderedPageBreak/>
        <w:drawing>
          <wp:inline distT="0" distB="0" distL="0" distR="0" wp14:anchorId="04B70CB8" wp14:editId="7581A4EB">
            <wp:extent cx="2442556" cy="1128156"/>
            <wp:effectExtent l="0" t="0" r="0" b="0"/>
            <wp:docPr id="4445611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61153"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91422" cy="1150726"/>
                    </a:xfrm>
                    <a:prstGeom prst="rect">
                      <a:avLst/>
                    </a:prstGeom>
                    <a:noFill/>
                  </pic:spPr>
                </pic:pic>
              </a:graphicData>
            </a:graphic>
          </wp:inline>
        </w:drawing>
      </w:r>
    </w:p>
    <w:p w14:paraId="3637D384" w14:textId="4FE21DB4" w:rsidR="0097562B" w:rsidRDefault="00853B2A" w:rsidP="0097562B">
      <w:pPr>
        <w:pStyle w:val="Caption2"/>
        <w:keepNext/>
        <w:jc w:val="center"/>
      </w:pPr>
      <w:r>
        <w:rPr>
          <w:noProof/>
          <w:lang w:val="en-US"/>
        </w:rPr>
        <w:drawing>
          <wp:inline distT="0" distB="0" distL="0" distR="0" wp14:anchorId="2A3C1547" wp14:editId="32E77BB5">
            <wp:extent cx="2482052" cy="1146398"/>
            <wp:effectExtent l="0" t="0" r="0" b="0"/>
            <wp:docPr id="5361905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3005" cy="1151457"/>
                    </a:xfrm>
                    <a:prstGeom prst="rect">
                      <a:avLst/>
                    </a:prstGeom>
                    <a:noFill/>
                  </pic:spPr>
                </pic:pic>
              </a:graphicData>
            </a:graphic>
          </wp:inline>
        </w:drawing>
      </w:r>
    </w:p>
    <w:p w14:paraId="16BA39A9" w14:textId="644499EB" w:rsidR="0097562B" w:rsidRDefault="0097562B" w:rsidP="0097562B">
      <w:pPr>
        <w:pStyle w:val="Caption"/>
        <w:jc w:val="center"/>
      </w:pPr>
      <w:bookmarkStart w:id="29" w:name="_Toc203046901"/>
      <w:r>
        <w:t xml:space="preserve">Figure </w:t>
      </w:r>
      <w:r>
        <w:fldChar w:fldCharType="begin"/>
      </w:r>
      <w:r>
        <w:instrText xml:space="preserve"> SEQ Figure \* ARABIC </w:instrText>
      </w:r>
      <w:r>
        <w:fldChar w:fldCharType="separate"/>
      </w:r>
      <w:r w:rsidR="00551870">
        <w:rPr>
          <w:noProof/>
        </w:rPr>
        <w:t>6</w:t>
      </w:r>
      <w:r>
        <w:fldChar w:fldCharType="end"/>
      </w:r>
      <w:r>
        <w:t>: Bottom clamp cylinder</w:t>
      </w:r>
      <w:bookmarkEnd w:id="29"/>
    </w:p>
    <w:p w14:paraId="0351ABC1" w14:textId="309A7016" w:rsidR="009733AB" w:rsidRPr="009733AB" w:rsidRDefault="009733AB" w:rsidP="0097562B">
      <w:pPr>
        <w:pStyle w:val="Caption2"/>
        <w:jc w:val="center"/>
      </w:pPr>
    </w:p>
    <w:p w14:paraId="43966B92" w14:textId="515C6C14" w:rsidR="00A70E11" w:rsidRPr="00A70E11" w:rsidRDefault="00A70E11" w:rsidP="00A70E11">
      <w:pPr>
        <w:pStyle w:val="ListParagraph"/>
        <w:numPr>
          <w:ilvl w:val="0"/>
          <w:numId w:val="26"/>
        </w:numPr>
        <w:rPr>
          <w:rFonts w:ascii="Arial Bold" w:hAnsi="Arial Bold"/>
          <w:b/>
          <w:sz w:val="18"/>
        </w:rPr>
      </w:pPr>
      <w:r>
        <w:br w:type="page"/>
      </w:r>
    </w:p>
    <w:p w14:paraId="229EA39D" w14:textId="77777777" w:rsidR="00997F80" w:rsidRPr="007B360F" w:rsidRDefault="00997F80" w:rsidP="00E2445B">
      <w:pPr>
        <w:pStyle w:val="Caption"/>
        <w:jc w:val="center"/>
        <w:rPr>
          <w:lang w:val="en-US"/>
        </w:rPr>
      </w:pPr>
    </w:p>
    <w:p w14:paraId="3F99CCDA" w14:textId="5502DD96" w:rsidR="00B904EF" w:rsidRPr="00DB303C" w:rsidRDefault="00031561" w:rsidP="00DB303C">
      <w:pPr>
        <w:pStyle w:val="Heading1"/>
        <w:rPr>
          <w:szCs w:val="24"/>
        </w:rPr>
      </w:pPr>
      <w:bookmarkStart w:id="30" w:name="_Toc203048461"/>
      <w:r w:rsidRPr="00DB303C">
        <w:rPr>
          <w:szCs w:val="24"/>
        </w:rPr>
        <w:t>Recommendations</w:t>
      </w:r>
      <w:bookmarkEnd w:id="30"/>
    </w:p>
    <w:p w14:paraId="35F9EFE7" w14:textId="41AD94A2" w:rsidR="00031561" w:rsidRDefault="00517504" w:rsidP="00031561">
      <w:pPr>
        <w:pStyle w:val="Para1"/>
      </w:pPr>
      <w:r>
        <w:t xml:space="preserve">These are the recommendation to </w:t>
      </w:r>
      <w:r w:rsidR="00597E2E">
        <w:t>correct clamping</w:t>
      </w:r>
      <w:r>
        <w:t xml:space="preserve"> device to </w:t>
      </w:r>
      <w:r w:rsidR="00E569B5">
        <w:t>acceptable standard</w:t>
      </w:r>
      <w:r w:rsidR="009A7D77">
        <w:t>:</w:t>
      </w:r>
    </w:p>
    <w:p w14:paraId="787DF328" w14:textId="56787C33" w:rsidR="00404C38" w:rsidRDefault="006D63A4" w:rsidP="00054806">
      <w:pPr>
        <w:pStyle w:val="Para1"/>
        <w:numPr>
          <w:ilvl w:val="0"/>
          <w:numId w:val="26"/>
        </w:numPr>
      </w:pPr>
      <w:r>
        <w:t>C</w:t>
      </w:r>
      <w:r w:rsidRPr="006D63A4">
        <w:t>hange the clamp</w:t>
      </w:r>
      <w:r w:rsidR="00E77732">
        <w:t xml:space="preserve"> and correctly install the new clamping system</w:t>
      </w:r>
      <w:r w:rsidR="00404C38">
        <w:t>.</w:t>
      </w:r>
    </w:p>
    <w:p w14:paraId="19740724" w14:textId="14C2C520" w:rsidR="00054806" w:rsidRDefault="00404C38" w:rsidP="00054806">
      <w:pPr>
        <w:pStyle w:val="Para1"/>
        <w:numPr>
          <w:ilvl w:val="0"/>
          <w:numId w:val="26"/>
        </w:numPr>
      </w:pPr>
      <w:r>
        <w:t>R</w:t>
      </w:r>
      <w:r w:rsidR="006D63A4" w:rsidRPr="006D63A4">
        <w:t xml:space="preserve">emove the welded bracket as it's an operational risk </w:t>
      </w:r>
      <w:r>
        <w:t xml:space="preserve">and </w:t>
      </w:r>
      <w:r w:rsidR="006D63A4" w:rsidRPr="006D63A4">
        <w:t>replace with unwelded bracket</w:t>
      </w:r>
      <w:r w:rsidR="006D63A4">
        <w:t>.</w:t>
      </w:r>
    </w:p>
    <w:p w14:paraId="7D012968" w14:textId="01F27EFA" w:rsidR="003D67F5" w:rsidRDefault="006D63A4" w:rsidP="00054806">
      <w:pPr>
        <w:pStyle w:val="Para1"/>
        <w:numPr>
          <w:ilvl w:val="0"/>
          <w:numId w:val="26"/>
        </w:numPr>
      </w:pPr>
      <w:r>
        <w:t>R</w:t>
      </w:r>
      <w:r w:rsidRPr="006D63A4">
        <w:t xml:space="preserve">e-set the installation and correct the limitations on </w:t>
      </w:r>
      <w:r w:rsidR="00954621">
        <w:t>T</w:t>
      </w:r>
      <w:r w:rsidRPr="006D63A4">
        <w:t>urn Buckles to increase the clamping force</w:t>
      </w:r>
      <w:r w:rsidR="00404C38">
        <w:t>.</w:t>
      </w:r>
    </w:p>
    <w:p w14:paraId="5DC08AD1" w14:textId="076F2836" w:rsidR="00E82B67" w:rsidRPr="00DB303C" w:rsidRDefault="00E82B67" w:rsidP="00DB303C">
      <w:pPr>
        <w:pStyle w:val="Heading1"/>
        <w:rPr>
          <w:szCs w:val="24"/>
        </w:rPr>
      </w:pPr>
      <w:bookmarkStart w:id="31" w:name="_Toc203048462"/>
      <w:r w:rsidRPr="00DB303C">
        <w:rPr>
          <w:szCs w:val="24"/>
        </w:rPr>
        <w:t>Conclusion</w:t>
      </w:r>
      <w:bookmarkEnd w:id="31"/>
    </w:p>
    <w:p w14:paraId="6D7F9E53" w14:textId="710B64F9" w:rsidR="003D67F5" w:rsidRPr="003D67F5" w:rsidRDefault="003D67F5" w:rsidP="003D67F5">
      <w:pPr>
        <w:pStyle w:val="Para1"/>
        <w:rPr>
          <w:lang w:val="en-US"/>
        </w:rPr>
      </w:pPr>
      <w:r w:rsidRPr="003D67F5">
        <w:rPr>
          <w:lang w:val="en-US"/>
        </w:rPr>
        <w:t>The inspection revealed critical wear and mechanical inefficiencies in the bottom clamping system of Furnace 5, particularly due to worn grooves, improper turn buckle setup, and the use of welded brackets.</w:t>
      </w:r>
    </w:p>
    <w:p w14:paraId="53E9D169" w14:textId="7DB30F43" w:rsidR="003D67F5" w:rsidRPr="003D67F5" w:rsidRDefault="003D67F5" w:rsidP="003D67F5">
      <w:pPr>
        <w:pStyle w:val="Para1"/>
        <w:rPr>
          <w:lang w:val="en-US"/>
        </w:rPr>
      </w:pPr>
      <w:r w:rsidRPr="003D67F5">
        <w:rPr>
          <w:lang w:val="en-US"/>
        </w:rPr>
        <w:t xml:space="preserve">To restore structural integrity and ensure long-term reliability, the clamping system will undergo complete </w:t>
      </w:r>
      <w:r w:rsidR="00FE1D5A">
        <w:rPr>
          <w:lang w:val="en-US"/>
        </w:rPr>
        <w:t>replacement</w:t>
      </w:r>
      <w:r w:rsidRPr="003D67F5">
        <w:rPr>
          <w:lang w:val="en-US"/>
        </w:rPr>
        <w:t xml:space="preserve">, including clamp and bracket replacement, adjustment of the turn buckle system, and final testing before </w:t>
      </w:r>
      <w:r w:rsidR="00E77732">
        <w:rPr>
          <w:lang w:val="en-US"/>
        </w:rPr>
        <w:t>commissioning</w:t>
      </w:r>
      <w:r w:rsidRPr="003D67F5">
        <w:rPr>
          <w:lang w:val="en-US"/>
        </w:rPr>
        <w:t>.</w:t>
      </w:r>
    </w:p>
    <w:p w14:paraId="4C137B57" w14:textId="10355E48" w:rsidR="003D67F5" w:rsidRPr="003D67F5" w:rsidRDefault="003D67F5" w:rsidP="003D67F5">
      <w:pPr>
        <w:pStyle w:val="Para1"/>
        <w:rPr>
          <w:lang w:val="en-US"/>
        </w:rPr>
      </w:pPr>
      <w:r w:rsidRPr="003D67F5">
        <w:rPr>
          <w:lang w:val="en-US"/>
        </w:rPr>
        <w:t xml:space="preserve">Replacing welded brackets with </w:t>
      </w:r>
      <w:r w:rsidR="00FE1D5A">
        <w:rPr>
          <w:lang w:val="en-US"/>
        </w:rPr>
        <w:t>unwelded</w:t>
      </w:r>
      <w:r w:rsidRPr="003D67F5">
        <w:rPr>
          <w:lang w:val="en-US"/>
        </w:rPr>
        <w:t xml:space="preserve"> will enhance safety, ease of future maintenance</w:t>
      </w:r>
      <w:r w:rsidR="00E77732">
        <w:rPr>
          <w:lang w:val="en-US"/>
        </w:rPr>
        <w:t xml:space="preserve"> due to welding failures</w:t>
      </w:r>
      <w:r w:rsidRPr="003D67F5">
        <w:rPr>
          <w:lang w:val="en-US"/>
        </w:rPr>
        <w:t xml:space="preserve">, and reduce stress-related failures. </w:t>
      </w:r>
    </w:p>
    <w:p w14:paraId="2688D51C" w14:textId="226F9C69" w:rsidR="004243D6" w:rsidRPr="004243D6" w:rsidRDefault="004243D6" w:rsidP="004243D6">
      <w:pPr>
        <w:pStyle w:val="Para1"/>
        <w:rPr>
          <w:lang w:val="en-US"/>
        </w:rPr>
      </w:pPr>
    </w:p>
    <w:sectPr w:rsidR="004243D6" w:rsidRPr="004243D6" w:rsidSect="0097319B">
      <w:headerReference w:type="default" r:id="rId27"/>
      <w:footerReference w:type="first" r:id="rId28"/>
      <w:pgSz w:w="11906" w:h="16838" w:code="9"/>
      <w:pgMar w:top="1247" w:right="1134" w:bottom="1843" w:left="1134" w:header="1134" w:footer="624"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8FFF4" w14:textId="77777777" w:rsidR="004D2B85" w:rsidRDefault="004D2B85">
      <w:r>
        <w:separator/>
      </w:r>
    </w:p>
  </w:endnote>
  <w:endnote w:type="continuationSeparator" w:id="0">
    <w:p w14:paraId="63770CF4" w14:textId="77777777" w:rsidR="004D2B85" w:rsidRDefault="004D2B85">
      <w:r>
        <w:continuationSeparator/>
      </w:r>
    </w:p>
  </w:endnote>
  <w:endnote w:type="continuationNotice" w:id="1">
    <w:p w14:paraId="47059619" w14:textId="77777777" w:rsidR="004D2B85" w:rsidRDefault="004D2B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00"/>
    <w:family w:val="roman"/>
    <w:pitch w:val="variable"/>
    <w:sig w:usb0="20007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1)">
    <w:altName w:val="Times New Roman"/>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ED2E" w14:textId="13D670AB" w:rsidR="00BD3E0E" w:rsidRPr="00DD57A9" w:rsidRDefault="00BD3E0E" w:rsidP="00242805">
    <w:pPr>
      <w:pStyle w:val="Footer"/>
      <w:pBdr>
        <w:bottom w:val="single" w:sz="4" w:space="1" w:color="auto"/>
      </w:pBdr>
      <w:rPr>
        <w:b/>
        <w:sz w:val="16"/>
        <w:szCs w:val="16"/>
      </w:rPr>
    </w:pPr>
  </w:p>
  <w:p w14:paraId="5E17C6FD" w14:textId="0B9AADF7" w:rsidR="00BD3E0E" w:rsidRPr="00DD57A9" w:rsidRDefault="0088346C" w:rsidP="00E805BD">
    <w:pPr>
      <w:pStyle w:val="Footer"/>
      <w:tabs>
        <w:tab w:val="clear" w:pos="4513"/>
        <w:tab w:val="clear" w:pos="9026"/>
        <w:tab w:val="right" w:pos="9639"/>
      </w:tabs>
      <w:rPr>
        <w:sz w:val="16"/>
        <w:szCs w:val="16"/>
      </w:rPr>
    </w:pPr>
    <w:r w:rsidRPr="0094636F">
      <w:rPr>
        <w:noProof/>
        <w:sz w:val="16"/>
        <w:szCs w:val="16"/>
      </w:rPr>
      <w:t xml:space="preserve">Document No: </w:t>
    </w:r>
    <w:r w:rsidR="006F26F9" w:rsidRPr="0094636F">
      <w:rPr>
        <w:noProof/>
        <w:sz w:val="16"/>
        <w:szCs w:val="16"/>
      </w:rPr>
      <w:t>AFRI-0</w:t>
    </w:r>
    <w:r w:rsidR="008C44C1" w:rsidRPr="0094636F">
      <w:rPr>
        <w:noProof/>
        <w:sz w:val="16"/>
        <w:szCs w:val="16"/>
      </w:rPr>
      <w:t>2A-</w:t>
    </w:r>
    <w:r w:rsidR="0094636F" w:rsidRPr="0094636F">
      <w:rPr>
        <w:noProof/>
        <w:sz w:val="16"/>
        <w:szCs w:val="16"/>
      </w:rPr>
      <w:t>1028</w:t>
    </w:r>
    <w:r w:rsidR="00113CE2" w:rsidRPr="0094636F">
      <w:rPr>
        <w:noProof/>
        <w:sz w:val="16"/>
        <w:szCs w:val="16"/>
      </w:rPr>
      <w:t>-</w:t>
    </w:r>
    <w:r w:rsidR="00202006" w:rsidRPr="0094636F">
      <w:rPr>
        <w:noProof/>
        <w:sz w:val="16"/>
        <w:szCs w:val="16"/>
      </w:rPr>
      <w:t>0</w:t>
    </w:r>
    <w:r w:rsidR="00137484" w:rsidRPr="0094636F">
      <w:rPr>
        <w:noProof/>
        <w:sz w:val="16"/>
        <w:szCs w:val="16"/>
      </w:rPr>
      <w:t>7</w:t>
    </w:r>
    <w:r w:rsidR="00113CE2" w:rsidRPr="0094636F">
      <w:rPr>
        <w:noProof/>
        <w:sz w:val="16"/>
        <w:szCs w:val="16"/>
      </w:rPr>
      <w:t>-001</w:t>
    </w:r>
    <w:r w:rsidR="00F2303A" w:rsidRPr="0094636F">
      <w:rPr>
        <w:noProof/>
        <w:sz w:val="16"/>
        <w:szCs w:val="16"/>
      </w:rPr>
      <w:t>_</w:t>
    </w:r>
    <w:r w:rsidR="006F26F9" w:rsidRPr="0094636F">
      <w:rPr>
        <w:noProof/>
        <w:sz w:val="16"/>
        <w:szCs w:val="16"/>
      </w:rPr>
      <w:t>Rev</w:t>
    </w:r>
    <w:r w:rsidR="00F2303A" w:rsidRPr="0094636F">
      <w:rPr>
        <w:noProof/>
        <w:sz w:val="16"/>
        <w:szCs w:val="16"/>
      </w:rPr>
      <w:t xml:space="preserve"> </w:t>
    </w:r>
    <w:r w:rsidR="00E77732">
      <w:rPr>
        <w:noProof/>
        <w:sz w:val="16"/>
        <w:szCs w:val="16"/>
      </w:rPr>
      <w:t>0</w:t>
    </w:r>
    <w:r w:rsidR="00BD3E0E" w:rsidRPr="00DD57A9">
      <w:rPr>
        <w:sz w:val="16"/>
        <w:szCs w:val="16"/>
      </w:rPr>
      <w:tab/>
      <w:t xml:space="preserve">Page </w:t>
    </w:r>
    <w:r w:rsidR="00BD3E0E" w:rsidRPr="00DD57A9">
      <w:rPr>
        <w:sz w:val="16"/>
        <w:szCs w:val="16"/>
        <w:lang w:val="en-US"/>
      </w:rPr>
      <w:fldChar w:fldCharType="begin"/>
    </w:r>
    <w:r w:rsidR="00BD3E0E" w:rsidRPr="00DD57A9">
      <w:rPr>
        <w:sz w:val="16"/>
        <w:szCs w:val="16"/>
      </w:rPr>
      <w:instrText xml:space="preserve"> PAGE </w:instrText>
    </w:r>
    <w:r w:rsidR="00BD3E0E" w:rsidRPr="00DD57A9">
      <w:rPr>
        <w:sz w:val="16"/>
        <w:szCs w:val="16"/>
        <w:lang w:val="en-US"/>
      </w:rPr>
      <w:fldChar w:fldCharType="separate"/>
    </w:r>
    <w:r w:rsidR="00CA6221" w:rsidRPr="00DD57A9">
      <w:rPr>
        <w:noProof/>
        <w:sz w:val="16"/>
        <w:szCs w:val="16"/>
      </w:rPr>
      <w:t>53</w:t>
    </w:r>
    <w:r w:rsidR="00BD3E0E" w:rsidRPr="00DD57A9">
      <w:rPr>
        <w:sz w:val="16"/>
        <w:szCs w:val="16"/>
      </w:rPr>
      <w:fldChar w:fldCharType="end"/>
    </w:r>
  </w:p>
  <w:tbl>
    <w:tblPr>
      <w:tblW w:w="9651" w:type="dxa"/>
      <w:tblInd w:w="-12" w:type="dxa"/>
      <w:tblLayout w:type="fixed"/>
      <w:tblCellMar>
        <w:left w:w="0" w:type="dxa"/>
        <w:right w:w="0" w:type="dxa"/>
      </w:tblCellMar>
      <w:tblLook w:val="01E0" w:firstRow="1" w:lastRow="1" w:firstColumn="1" w:lastColumn="1" w:noHBand="0" w:noVBand="0"/>
    </w:tblPr>
    <w:tblGrid>
      <w:gridCol w:w="7950"/>
      <w:gridCol w:w="1701"/>
    </w:tblGrid>
    <w:tr w:rsidR="00BD3E0E" w:rsidRPr="00DD57A9" w14:paraId="40CB1743" w14:textId="77777777" w:rsidTr="00C931F4">
      <w:tc>
        <w:tcPr>
          <w:tcW w:w="7950" w:type="dxa"/>
        </w:tcPr>
        <w:p w14:paraId="5139CA7A" w14:textId="77777777" w:rsidR="00BD3E0E" w:rsidRPr="00DD57A9" w:rsidRDefault="00BD3E0E" w:rsidP="00C931F4">
          <w:pPr>
            <w:pStyle w:val="Footer"/>
            <w:rPr>
              <w:sz w:val="15"/>
              <w:szCs w:val="15"/>
            </w:rPr>
          </w:pPr>
        </w:p>
        <w:p w14:paraId="311979BF" w14:textId="77777777" w:rsidR="00BD3E0E" w:rsidRPr="00DD57A9" w:rsidRDefault="00BD3E0E" w:rsidP="00C931F4">
          <w:pPr>
            <w:pStyle w:val="Footer"/>
            <w:rPr>
              <w:sz w:val="15"/>
              <w:szCs w:val="15"/>
            </w:rPr>
          </w:pPr>
        </w:p>
      </w:tc>
      <w:tc>
        <w:tcPr>
          <w:tcW w:w="1701" w:type="dxa"/>
          <w:vAlign w:val="bottom"/>
        </w:tcPr>
        <w:p w14:paraId="39605C8B" w14:textId="68B9F6DA" w:rsidR="00BD3E0E" w:rsidRPr="00DD57A9" w:rsidRDefault="00BD3E0E" w:rsidP="00C931F4">
          <w:pPr>
            <w:pStyle w:val="Footer"/>
            <w:spacing w:before="240"/>
            <w:jc w:val="right"/>
            <w:rPr>
              <w:sz w:val="15"/>
              <w:szCs w:val="15"/>
            </w:rPr>
          </w:pPr>
        </w:p>
      </w:tc>
    </w:tr>
  </w:tbl>
  <w:p w14:paraId="4A484C37" w14:textId="724BAED5" w:rsidR="00BD3E0E" w:rsidRPr="00DD57A9" w:rsidRDefault="00F2303A" w:rsidP="003B6892">
    <w:pPr>
      <w:pStyle w:val="Footer"/>
      <w:jc w:val="center"/>
      <w:rPr>
        <w:sz w:val="15"/>
        <w:szCs w:val="15"/>
      </w:rPr>
    </w:pPr>
    <w:r w:rsidRPr="00DD57A9">
      <w:rPr>
        <w:sz w:val="16"/>
        <w:szCs w:val="16"/>
      </w:rPr>
      <w:t>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69" w:type="dxa"/>
      <w:tblInd w:w="-12" w:type="dxa"/>
      <w:tblLayout w:type="fixed"/>
      <w:tblCellMar>
        <w:left w:w="0" w:type="dxa"/>
        <w:right w:w="0" w:type="dxa"/>
      </w:tblCellMar>
      <w:tblLook w:val="01E0" w:firstRow="1" w:lastRow="1" w:firstColumn="1" w:lastColumn="1" w:noHBand="0" w:noVBand="0"/>
    </w:tblPr>
    <w:tblGrid>
      <w:gridCol w:w="3551"/>
      <w:gridCol w:w="2409"/>
      <w:gridCol w:w="2409"/>
    </w:tblGrid>
    <w:tr w:rsidR="00A12F51" w:rsidRPr="00967559" w14:paraId="262C9FBA" w14:textId="77777777" w:rsidTr="00A12F51">
      <w:trPr>
        <w:trHeight w:val="1134"/>
      </w:trPr>
      <w:tc>
        <w:tcPr>
          <w:tcW w:w="3551" w:type="dxa"/>
        </w:tcPr>
        <w:p w14:paraId="5EDA296D" w14:textId="77777777" w:rsidR="00A12F51" w:rsidRPr="00967559" w:rsidRDefault="00A12F51" w:rsidP="00E30928">
          <w:pPr>
            <w:pStyle w:val="Footer"/>
            <w:rPr>
              <w:b/>
              <w:bCs/>
            </w:rPr>
          </w:pPr>
          <w:r w:rsidRPr="00967559">
            <w:rPr>
              <w:b/>
              <w:bCs/>
            </w:rPr>
            <w:t>Afrinov (Pty) Ltd</w:t>
          </w:r>
        </w:p>
        <w:p w14:paraId="72741F26" w14:textId="77777777" w:rsidR="005A130C" w:rsidRPr="00746734" w:rsidRDefault="005A130C" w:rsidP="005A130C">
          <w:pPr>
            <w:pStyle w:val="Footer"/>
            <w:rPr>
              <w:b/>
              <w:bCs/>
            </w:rPr>
          </w:pPr>
          <w:r w:rsidRPr="00746734">
            <w:rPr>
              <w:b/>
              <w:bCs/>
            </w:rPr>
            <w:t>Unit 9 &amp; 11,</w:t>
          </w:r>
        </w:p>
        <w:p w14:paraId="6BDBEBDD" w14:textId="77777777" w:rsidR="005A130C" w:rsidRPr="00746734" w:rsidRDefault="005A130C" w:rsidP="005A130C">
          <w:pPr>
            <w:pStyle w:val="Footer"/>
            <w:rPr>
              <w:b/>
              <w:bCs/>
            </w:rPr>
          </w:pPr>
          <w:r w:rsidRPr="00746734">
            <w:rPr>
              <w:b/>
              <w:bCs/>
            </w:rPr>
            <w:t>546 Constantia Office Park,</w:t>
          </w:r>
        </w:p>
        <w:p w14:paraId="6EF46F40" w14:textId="77777777" w:rsidR="005A130C" w:rsidRPr="00746734" w:rsidRDefault="005A130C" w:rsidP="005A130C">
          <w:pPr>
            <w:pStyle w:val="Footer"/>
            <w:rPr>
              <w:b/>
              <w:bCs/>
            </w:rPr>
          </w:pPr>
          <w:r w:rsidRPr="00746734">
            <w:rPr>
              <w:b/>
              <w:bCs/>
            </w:rPr>
            <w:t>16</w:t>
          </w:r>
          <w:r w:rsidRPr="00746734">
            <w:rPr>
              <w:b/>
              <w:bCs/>
              <w:vertAlign w:val="superscript"/>
            </w:rPr>
            <w:t>th</w:t>
          </w:r>
          <w:r w:rsidRPr="00746734">
            <w:rPr>
              <w:b/>
              <w:bCs/>
            </w:rPr>
            <w:t xml:space="preserve"> Road, </w:t>
          </w:r>
          <w:proofErr w:type="spellStart"/>
          <w:r w:rsidRPr="00746734">
            <w:rPr>
              <w:b/>
              <w:bCs/>
            </w:rPr>
            <w:t>Randjespark</w:t>
          </w:r>
          <w:proofErr w:type="spellEnd"/>
          <w:r w:rsidRPr="00746734">
            <w:rPr>
              <w:b/>
              <w:bCs/>
            </w:rPr>
            <w:t>,</w:t>
          </w:r>
        </w:p>
        <w:p w14:paraId="325CCEBB" w14:textId="77777777" w:rsidR="005A130C" w:rsidRPr="00746734" w:rsidRDefault="005A130C" w:rsidP="005A130C">
          <w:pPr>
            <w:pStyle w:val="Footer"/>
            <w:rPr>
              <w:b/>
              <w:bCs/>
            </w:rPr>
          </w:pPr>
          <w:r w:rsidRPr="00746734">
            <w:rPr>
              <w:b/>
              <w:bCs/>
            </w:rPr>
            <w:t>Midrand</w:t>
          </w:r>
        </w:p>
        <w:p w14:paraId="2D73A5BD" w14:textId="77777777" w:rsidR="005A130C" w:rsidRPr="00746734" w:rsidRDefault="005A130C" w:rsidP="005A130C">
          <w:pPr>
            <w:pStyle w:val="Footer"/>
            <w:rPr>
              <w:b/>
              <w:bCs/>
            </w:rPr>
          </w:pPr>
          <w:r w:rsidRPr="00746734">
            <w:rPr>
              <w:b/>
              <w:bCs/>
            </w:rPr>
            <w:t>1685</w:t>
          </w:r>
        </w:p>
        <w:p w14:paraId="48AA1A47" w14:textId="77777777" w:rsidR="00A12F51" w:rsidRPr="00967559" w:rsidRDefault="00A12F51" w:rsidP="00E30928">
          <w:pPr>
            <w:pStyle w:val="Footer"/>
            <w:rPr>
              <w:b/>
              <w:bCs/>
            </w:rPr>
          </w:pPr>
          <w:r w:rsidRPr="00967559">
            <w:rPr>
              <w:b/>
              <w:bCs/>
            </w:rPr>
            <w:t>South Africa</w:t>
          </w:r>
        </w:p>
        <w:p w14:paraId="40BEEEBC" w14:textId="77777777" w:rsidR="005A130C" w:rsidRPr="00746734" w:rsidRDefault="005A130C" w:rsidP="005A130C">
          <w:pPr>
            <w:pStyle w:val="Footer"/>
            <w:rPr>
              <w:b/>
              <w:bCs/>
              <w:vertAlign w:val="subscript"/>
            </w:rPr>
          </w:pPr>
          <w:r w:rsidRPr="00746734">
            <w:rPr>
              <w:b/>
              <w:bCs/>
            </w:rPr>
            <w:t>T +27 11 077 8670</w:t>
          </w:r>
        </w:p>
        <w:p w14:paraId="77D96D12" w14:textId="77777777" w:rsidR="00A12F51" w:rsidRDefault="00A12F51" w:rsidP="00E30928">
          <w:pPr>
            <w:pStyle w:val="Footer"/>
            <w:rPr>
              <w:b/>
              <w:bCs/>
            </w:rPr>
          </w:pPr>
          <w:hyperlink r:id="rId1" w:history="1">
            <w:r w:rsidRPr="00781AAA">
              <w:rPr>
                <w:rStyle w:val="Hyperlink"/>
                <w:b/>
                <w:bCs/>
              </w:rPr>
              <w:t>admin@afrinov.co.za</w:t>
            </w:r>
          </w:hyperlink>
        </w:p>
        <w:p w14:paraId="15D42906" w14:textId="6B3A5661" w:rsidR="00A12F51" w:rsidRPr="00881DA1" w:rsidRDefault="00A12F51" w:rsidP="00E30928">
          <w:pPr>
            <w:pStyle w:val="Footer"/>
            <w:rPr>
              <w:b/>
              <w:highlight w:val="yellow"/>
            </w:rPr>
          </w:pPr>
          <w:hyperlink r:id="rId2" w:history="1">
            <w:r w:rsidRPr="00781AAA">
              <w:rPr>
                <w:rStyle w:val="Hyperlink"/>
                <w:b/>
                <w:bCs/>
              </w:rPr>
              <w:t>www.afrinov.co.za</w:t>
            </w:r>
          </w:hyperlink>
        </w:p>
      </w:tc>
      <w:tc>
        <w:tcPr>
          <w:tcW w:w="2409" w:type="dxa"/>
        </w:tcPr>
        <w:p w14:paraId="7458E778" w14:textId="77777777" w:rsidR="00A12F51" w:rsidRPr="00967559" w:rsidRDefault="00A12F51" w:rsidP="00E30928">
          <w:pPr>
            <w:pStyle w:val="Footer"/>
            <w:rPr>
              <w:b/>
              <w:bCs/>
            </w:rPr>
          </w:pPr>
          <w:r w:rsidRPr="00967559">
            <w:rPr>
              <w:b/>
              <w:bCs/>
            </w:rPr>
            <w:t>Postal address:</w:t>
          </w:r>
        </w:p>
        <w:p w14:paraId="11B4ECDE" w14:textId="77777777" w:rsidR="005A130C" w:rsidRPr="006B4FB0" w:rsidRDefault="005A130C" w:rsidP="005A130C">
          <w:pPr>
            <w:pStyle w:val="Footer"/>
            <w:rPr>
              <w:b/>
              <w:bCs/>
            </w:rPr>
          </w:pPr>
          <w:r w:rsidRPr="006B4FB0">
            <w:rPr>
              <w:b/>
              <w:bCs/>
            </w:rPr>
            <w:t>Unit 9 &amp; 11,</w:t>
          </w:r>
        </w:p>
        <w:p w14:paraId="64EFC74E" w14:textId="77777777" w:rsidR="005A130C" w:rsidRPr="006B4FB0" w:rsidRDefault="005A130C" w:rsidP="005A130C">
          <w:pPr>
            <w:pStyle w:val="Footer"/>
            <w:rPr>
              <w:b/>
              <w:bCs/>
            </w:rPr>
          </w:pPr>
          <w:r w:rsidRPr="006B4FB0">
            <w:rPr>
              <w:b/>
              <w:bCs/>
            </w:rPr>
            <w:t>546 Constantia Office Park,</w:t>
          </w:r>
        </w:p>
        <w:p w14:paraId="5DBDE030" w14:textId="77777777" w:rsidR="005A130C" w:rsidRDefault="005A130C" w:rsidP="005A130C">
          <w:pPr>
            <w:pStyle w:val="Footer"/>
            <w:rPr>
              <w:b/>
              <w:bCs/>
            </w:rPr>
          </w:pPr>
          <w:r w:rsidRPr="006B4FB0">
            <w:rPr>
              <w:b/>
              <w:bCs/>
            </w:rPr>
            <w:t xml:space="preserve">16th Road, </w:t>
          </w:r>
          <w:proofErr w:type="spellStart"/>
          <w:r w:rsidRPr="006B4FB0">
            <w:rPr>
              <w:b/>
              <w:bCs/>
            </w:rPr>
            <w:t>Randjespark</w:t>
          </w:r>
          <w:proofErr w:type="spellEnd"/>
          <w:r w:rsidRPr="006B4FB0">
            <w:rPr>
              <w:b/>
              <w:bCs/>
            </w:rPr>
            <w:t>,</w:t>
          </w:r>
        </w:p>
        <w:p w14:paraId="584E7E02" w14:textId="77777777" w:rsidR="005A130C" w:rsidRPr="006B4FB0" w:rsidRDefault="005A130C" w:rsidP="005A130C">
          <w:pPr>
            <w:pStyle w:val="Footer"/>
            <w:rPr>
              <w:b/>
              <w:bCs/>
            </w:rPr>
          </w:pPr>
          <w:r w:rsidRPr="006B4FB0">
            <w:rPr>
              <w:b/>
              <w:bCs/>
            </w:rPr>
            <w:t xml:space="preserve"> Midrand, 1685, South Africa</w:t>
          </w:r>
        </w:p>
        <w:p w14:paraId="5644F422" w14:textId="77777777" w:rsidR="00A12F51" w:rsidRPr="00967559" w:rsidRDefault="00A12F51" w:rsidP="00E30928">
          <w:pPr>
            <w:pStyle w:val="Footer"/>
            <w:rPr>
              <w:b/>
              <w:bCs/>
            </w:rPr>
          </w:pPr>
        </w:p>
        <w:p w14:paraId="2E569B4A" w14:textId="77777777" w:rsidR="00A12F51" w:rsidRDefault="00A12F51" w:rsidP="00E30928">
          <w:pPr>
            <w:pStyle w:val="Footer"/>
            <w:rPr>
              <w:b/>
              <w:bCs/>
            </w:rPr>
          </w:pPr>
          <w:r w:rsidRPr="00967559">
            <w:rPr>
              <w:b/>
              <w:bCs/>
            </w:rPr>
            <w:t>Registration no: 2017/009478/07</w:t>
          </w:r>
        </w:p>
        <w:p w14:paraId="57EA2D26" w14:textId="4B901EAE" w:rsidR="00A12F51" w:rsidRPr="00967559" w:rsidRDefault="00A12F51" w:rsidP="00E30928">
          <w:pPr>
            <w:pStyle w:val="Footer"/>
            <w:rPr>
              <w:b/>
              <w:bCs/>
            </w:rPr>
          </w:pPr>
          <w:r>
            <w:rPr>
              <w:b/>
              <w:bCs/>
            </w:rPr>
            <w:t xml:space="preserve">VAT Registration No: </w:t>
          </w:r>
          <w:r w:rsidRPr="006B1A89">
            <w:rPr>
              <w:b/>
              <w:bCs/>
            </w:rPr>
            <w:t>4010288142</w:t>
          </w:r>
        </w:p>
      </w:tc>
      <w:tc>
        <w:tcPr>
          <w:tcW w:w="2409" w:type="dxa"/>
        </w:tcPr>
        <w:p w14:paraId="4DD2F248" w14:textId="77777777" w:rsidR="00A12F51" w:rsidRPr="00967559" w:rsidRDefault="00A12F51" w:rsidP="00E30928">
          <w:pPr>
            <w:pStyle w:val="Footer"/>
            <w:rPr>
              <w:b/>
              <w:bCs/>
            </w:rPr>
          </w:pPr>
        </w:p>
      </w:tc>
    </w:tr>
  </w:tbl>
  <w:p w14:paraId="50146C60" w14:textId="77777777" w:rsidR="003F6A4F" w:rsidRPr="00E30928" w:rsidRDefault="003F6A4F" w:rsidP="00E30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0024" w14:textId="77777777" w:rsidR="000C7B62" w:rsidRPr="00DD57A9" w:rsidRDefault="000C7B62" w:rsidP="000C7B62">
    <w:pPr>
      <w:pStyle w:val="Footer"/>
      <w:pBdr>
        <w:bottom w:val="single" w:sz="4" w:space="1" w:color="auto"/>
      </w:pBdr>
      <w:rPr>
        <w:b/>
        <w:sz w:val="16"/>
        <w:szCs w:val="16"/>
      </w:rPr>
    </w:pPr>
  </w:p>
  <w:p w14:paraId="75334343" w14:textId="40F8CDB4" w:rsidR="000C7B62" w:rsidRPr="00DD57A9" w:rsidRDefault="000C7B62" w:rsidP="000C7B62">
    <w:pPr>
      <w:pStyle w:val="Footer"/>
      <w:tabs>
        <w:tab w:val="clear" w:pos="4513"/>
        <w:tab w:val="clear" w:pos="9026"/>
        <w:tab w:val="right" w:pos="9639"/>
      </w:tabs>
      <w:rPr>
        <w:sz w:val="16"/>
        <w:szCs w:val="16"/>
      </w:rPr>
    </w:pPr>
    <w:r>
      <w:rPr>
        <w:noProof/>
        <w:sz w:val="16"/>
        <w:szCs w:val="16"/>
      </w:rPr>
      <w:t>Document No: AFRI-</w:t>
    </w:r>
    <w:r w:rsidR="004122C2">
      <w:rPr>
        <w:noProof/>
        <w:sz w:val="16"/>
        <w:szCs w:val="16"/>
      </w:rPr>
      <w:t>02A-1028</w:t>
    </w:r>
    <w:r w:rsidR="00B56141" w:rsidRPr="00B56141">
      <w:rPr>
        <w:noProof/>
        <w:sz w:val="16"/>
        <w:szCs w:val="16"/>
      </w:rPr>
      <w:t>-0</w:t>
    </w:r>
    <w:r w:rsidR="00137484">
      <w:rPr>
        <w:noProof/>
        <w:sz w:val="16"/>
        <w:szCs w:val="16"/>
      </w:rPr>
      <w:t>7</w:t>
    </w:r>
    <w:r w:rsidR="00B56141" w:rsidRPr="00B56141">
      <w:rPr>
        <w:noProof/>
        <w:sz w:val="16"/>
        <w:szCs w:val="16"/>
      </w:rPr>
      <w:t>-001</w:t>
    </w:r>
    <w:r w:rsidRPr="00DD57A9">
      <w:rPr>
        <w:noProof/>
        <w:sz w:val="16"/>
        <w:szCs w:val="16"/>
      </w:rPr>
      <w:t>_</w:t>
    </w:r>
    <w:r>
      <w:rPr>
        <w:noProof/>
        <w:sz w:val="16"/>
        <w:szCs w:val="16"/>
      </w:rPr>
      <w:t>Rev</w:t>
    </w:r>
    <w:r w:rsidRPr="00DD57A9">
      <w:rPr>
        <w:noProof/>
        <w:sz w:val="16"/>
        <w:szCs w:val="16"/>
      </w:rPr>
      <w:t xml:space="preserve"> </w:t>
    </w:r>
    <w:r w:rsidR="00E77732">
      <w:rPr>
        <w:noProof/>
        <w:sz w:val="16"/>
        <w:szCs w:val="16"/>
      </w:rPr>
      <w:t>0</w:t>
    </w:r>
    <w:r w:rsidRPr="00DD57A9">
      <w:rPr>
        <w:sz w:val="16"/>
        <w:szCs w:val="16"/>
      </w:rPr>
      <w:tab/>
      <w:t xml:space="preserve">Page </w:t>
    </w:r>
    <w:r w:rsidRPr="00DD57A9">
      <w:rPr>
        <w:sz w:val="16"/>
        <w:szCs w:val="16"/>
        <w:lang w:val="en-US"/>
      </w:rPr>
      <w:fldChar w:fldCharType="begin"/>
    </w:r>
    <w:r w:rsidRPr="00DD57A9">
      <w:rPr>
        <w:sz w:val="16"/>
        <w:szCs w:val="16"/>
      </w:rPr>
      <w:instrText xml:space="preserve"> PAGE </w:instrText>
    </w:r>
    <w:r w:rsidRPr="00DD57A9">
      <w:rPr>
        <w:sz w:val="16"/>
        <w:szCs w:val="16"/>
        <w:lang w:val="en-US"/>
      </w:rPr>
      <w:fldChar w:fldCharType="separate"/>
    </w:r>
    <w:r>
      <w:rPr>
        <w:sz w:val="16"/>
        <w:szCs w:val="16"/>
      </w:rPr>
      <w:t>53</w:t>
    </w:r>
    <w:r w:rsidRPr="00DD57A9">
      <w:rPr>
        <w:sz w:val="16"/>
        <w:szCs w:val="16"/>
      </w:rPr>
      <w:fldChar w:fldCharType="end"/>
    </w:r>
  </w:p>
  <w:tbl>
    <w:tblPr>
      <w:tblW w:w="9651" w:type="dxa"/>
      <w:tblInd w:w="-12" w:type="dxa"/>
      <w:tblLayout w:type="fixed"/>
      <w:tblCellMar>
        <w:left w:w="0" w:type="dxa"/>
        <w:right w:w="0" w:type="dxa"/>
      </w:tblCellMar>
      <w:tblLook w:val="01E0" w:firstRow="1" w:lastRow="1" w:firstColumn="1" w:lastColumn="1" w:noHBand="0" w:noVBand="0"/>
    </w:tblPr>
    <w:tblGrid>
      <w:gridCol w:w="7950"/>
      <w:gridCol w:w="1701"/>
    </w:tblGrid>
    <w:tr w:rsidR="000C7B62" w:rsidRPr="00DD57A9" w14:paraId="48CC04F4" w14:textId="77777777">
      <w:tc>
        <w:tcPr>
          <w:tcW w:w="7950" w:type="dxa"/>
        </w:tcPr>
        <w:p w14:paraId="4AA8478B" w14:textId="77777777" w:rsidR="000C7B62" w:rsidRPr="00DD57A9" w:rsidRDefault="000C7B62" w:rsidP="000C7B62">
          <w:pPr>
            <w:pStyle w:val="Footer"/>
            <w:rPr>
              <w:sz w:val="15"/>
              <w:szCs w:val="15"/>
            </w:rPr>
          </w:pPr>
        </w:p>
        <w:p w14:paraId="34CD700C" w14:textId="77777777" w:rsidR="000C7B62" w:rsidRPr="00DD57A9" w:rsidRDefault="000C7B62" w:rsidP="000C7B62">
          <w:pPr>
            <w:pStyle w:val="Footer"/>
            <w:rPr>
              <w:sz w:val="15"/>
              <w:szCs w:val="15"/>
            </w:rPr>
          </w:pPr>
        </w:p>
      </w:tc>
      <w:tc>
        <w:tcPr>
          <w:tcW w:w="1701" w:type="dxa"/>
          <w:vAlign w:val="bottom"/>
        </w:tcPr>
        <w:p w14:paraId="485039F3" w14:textId="77777777" w:rsidR="000C7B62" w:rsidRPr="00DD57A9" w:rsidRDefault="000C7B62" w:rsidP="000C7B62">
          <w:pPr>
            <w:pStyle w:val="Footer"/>
            <w:spacing w:before="240"/>
            <w:jc w:val="right"/>
            <w:rPr>
              <w:sz w:val="15"/>
              <w:szCs w:val="15"/>
            </w:rPr>
          </w:pPr>
        </w:p>
      </w:tc>
    </w:tr>
  </w:tbl>
  <w:p w14:paraId="36909937" w14:textId="26BFB9AF" w:rsidR="000C7B62" w:rsidRPr="00457648" w:rsidRDefault="000C7B62" w:rsidP="00457648">
    <w:pPr>
      <w:pStyle w:val="Footer"/>
      <w:jc w:val="center"/>
      <w:rPr>
        <w:sz w:val="15"/>
        <w:szCs w:val="15"/>
      </w:rPr>
    </w:pPr>
    <w:r w:rsidRPr="00DD57A9">
      <w:rPr>
        <w:sz w:val="16"/>
        <w:szCs w:val="16"/>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3E33" w14:textId="77777777" w:rsidR="004D2B85" w:rsidRDefault="004D2B85">
      <w:r>
        <w:separator/>
      </w:r>
    </w:p>
  </w:footnote>
  <w:footnote w:type="continuationSeparator" w:id="0">
    <w:p w14:paraId="11521B82" w14:textId="77777777" w:rsidR="004D2B85" w:rsidRDefault="004D2B85">
      <w:r>
        <w:continuationSeparator/>
      </w:r>
    </w:p>
  </w:footnote>
  <w:footnote w:type="continuationNotice" w:id="1">
    <w:p w14:paraId="1AD5FFC3" w14:textId="77777777" w:rsidR="004D2B85" w:rsidRDefault="004D2B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6"/>
      <w:gridCol w:w="3880"/>
    </w:tblGrid>
    <w:tr w:rsidR="007269D4" w:rsidRPr="006E0EEC" w14:paraId="01DFDB02" w14:textId="77777777">
      <w:trPr>
        <w:trHeight w:val="562"/>
      </w:trPr>
      <w:tc>
        <w:tcPr>
          <w:tcW w:w="6076" w:type="dxa"/>
          <w:vAlign w:val="center"/>
        </w:tcPr>
        <w:p w14:paraId="5E597354" w14:textId="77777777" w:rsidR="007269D4" w:rsidRDefault="007269D4" w:rsidP="007269D4">
          <w:pPr>
            <w:rPr>
              <w:b/>
              <w:lang w:val="en-ZA" w:eastAsia="en-US"/>
            </w:rPr>
          </w:pPr>
          <w:r>
            <w:rPr>
              <w:b/>
              <w:lang w:val="en-ZA" w:eastAsia="en-US"/>
            </w:rPr>
            <w:t>SAMANCOR TAS SMELTER</w:t>
          </w:r>
          <w:r w:rsidRPr="006E0EEC">
            <w:rPr>
              <w:b/>
              <w:lang w:val="en-ZA" w:eastAsia="en-US"/>
            </w:rPr>
            <w:t xml:space="preserve"> REPORT: </w:t>
          </w:r>
        </w:p>
        <w:p w14:paraId="28AA45F8" w14:textId="77777777" w:rsidR="007269D4" w:rsidRPr="006E0EEC" w:rsidRDefault="007269D4" w:rsidP="007269D4">
          <w:pPr>
            <w:rPr>
              <w:b/>
              <w:lang w:val="en-ZA" w:eastAsia="en-US"/>
            </w:rPr>
          </w:pPr>
          <w:r>
            <w:rPr>
              <w:b/>
              <w:lang w:val="en-ZA" w:eastAsia="en-US"/>
            </w:rPr>
            <w:t xml:space="preserve">SITE INSULATION TEST REPORT </w:t>
          </w:r>
        </w:p>
      </w:tc>
      <w:tc>
        <w:tcPr>
          <w:tcW w:w="3880" w:type="dxa"/>
          <w:vMerge w:val="restart"/>
        </w:tcPr>
        <w:p w14:paraId="274AF684" w14:textId="77777777" w:rsidR="007269D4" w:rsidRPr="006E0EEC" w:rsidRDefault="007269D4" w:rsidP="007269D4">
          <w:pPr>
            <w:rPr>
              <w:b/>
              <w:lang w:val="en-ZA" w:eastAsia="en-US"/>
            </w:rPr>
          </w:pPr>
          <w:r>
            <w:rPr>
              <w:noProof/>
            </w:rPr>
            <w:drawing>
              <wp:inline distT="0" distB="0" distL="0" distR="0" wp14:anchorId="53CF1D41" wp14:editId="4BA21C7B">
                <wp:extent cx="1941098" cy="1304925"/>
                <wp:effectExtent l="0" t="0" r="2540" b="0"/>
                <wp:docPr id="63350535" name="Picture 1" descr="A logo with a leaf and a circle&#10;&#10;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6870" name="Picture 1" descr="A logo with a leaf and a circle&#10;&#10;Description automatically generated">
                          <a:extLst>
                            <a:ext uri="{FF2B5EF4-FFF2-40B4-BE49-F238E27FC236}">
                              <a16:creationId xmlns:a16="http://schemas.microsoft.com/office/drawing/2014/main" id="{00000000-0008-0000-0000-000002000000}"/>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8863" r="19739" b="22015"/>
                        <a:stretch/>
                      </pic:blipFill>
                      <pic:spPr>
                        <a:xfrm>
                          <a:off x="0" y="0"/>
                          <a:ext cx="1941098" cy="1304925"/>
                        </a:xfrm>
                        <a:prstGeom prst="rect">
                          <a:avLst/>
                        </a:prstGeom>
                      </pic:spPr>
                    </pic:pic>
                  </a:graphicData>
                </a:graphic>
              </wp:inline>
            </w:drawing>
          </w:r>
        </w:p>
      </w:tc>
    </w:tr>
    <w:tr w:rsidR="007269D4" w:rsidRPr="006E0EEC" w14:paraId="64571600" w14:textId="77777777">
      <w:trPr>
        <w:trHeight w:val="211"/>
      </w:trPr>
      <w:tc>
        <w:tcPr>
          <w:tcW w:w="6076" w:type="dxa"/>
          <w:vAlign w:val="bottom"/>
        </w:tcPr>
        <w:p w14:paraId="03E17FEC" w14:textId="77777777" w:rsidR="007269D4" w:rsidRPr="006E0EEC" w:rsidRDefault="007269D4" w:rsidP="007269D4">
          <w:pPr>
            <w:rPr>
              <w:b/>
              <w:lang w:val="en-ZA" w:eastAsia="en-US"/>
            </w:rPr>
          </w:pPr>
          <w:r w:rsidRPr="006E0EEC">
            <w:rPr>
              <w:b/>
              <w:lang w:val="en-ZA" w:eastAsia="en-US"/>
            </w:rPr>
            <w:t>Classification:        Identification Number:</w:t>
          </w:r>
        </w:p>
      </w:tc>
      <w:tc>
        <w:tcPr>
          <w:tcW w:w="3880" w:type="dxa"/>
          <w:vMerge/>
        </w:tcPr>
        <w:p w14:paraId="7CF529F2" w14:textId="77777777" w:rsidR="007269D4" w:rsidRPr="006E0EEC" w:rsidRDefault="007269D4" w:rsidP="007269D4">
          <w:pPr>
            <w:rPr>
              <w:b/>
              <w:lang w:val="en-ZA" w:eastAsia="en-US"/>
            </w:rPr>
          </w:pPr>
        </w:p>
      </w:tc>
    </w:tr>
    <w:tr w:rsidR="007269D4" w:rsidRPr="006E0EEC" w14:paraId="497F7787" w14:textId="77777777">
      <w:trPr>
        <w:trHeight w:val="211"/>
      </w:trPr>
      <w:tc>
        <w:tcPr>
          <w:tcW w:w="6076" w:type="dxa"/>
        </w:tcPr>
        <w:p w14:paraId="7BF3DAAF" w14:textId="77777777" w:rsidR="007269D4" w:rsidRPr="006E0EEC" w:rsidRDefault="007269D4" w:rsidP="007269D4">
          <w:pPr>
            <w:rPr>
              <w:lang w:val="en-ZA" w:eastAsia="en-US"/>
            </w:rPr>
          </w:pPr>
          <w:r w:rsidRPr="006E0EEC">
            <w:rPr>
              <w:lang w:val="en-ZA" w:eastAsia="en-US"/>
            </w:rPr>
            <w:t xml:space="preserve">Restricted                </w:t>
          </w:r>
          <w:r>
            <w:rPr>
              <w:lang w:eastAsia="en-US"/>
            </w:rPr>
            <w:t>AFRI-0196-07-001</w:t>
          </w:r>
        </w:p>
      </w:tc>
      <w:tc>
        <w:tcPr>
          <w:tcW w:w="3880" w:type="dxa"/>
          <w:vMerge/>
        </w:tcPr>
        <w:p w14:paraId="55195FDD" w14:textId="77777777" w:rsidR="007269D4" w:rsidRPr="006E0EEC" w:rsidRDefault="007269D4" w:rsidP="007269D4">
          <w:pPr>
            <w:rPr>
              <w:lang w:val="en-ZA" w:eastAsia="en-US"/>
            </w:rPr>
          </w:pPr>
        </w:p>
      </w:tc>
    </w:tr>
    <w:tr w:rsidR="007269D4" w:rsidRPr="006E0EEC" w14:paraId="3AEC997E" w14:textId="77777777">
      <w:trPr>
        <w:trHeight w:val="211"/>
      </w:trPr>
      <w:tc>
        <w:tcPr>
          <w:tcW w:w="6076" w:type="dxa"/>
        </w:tcPr>
        <w:p w14:paraId="3A195281" w14:textId="77777777" w:rsidR="007269D4" w:rsidRPr="006E0EEC" w:rsidRDefault="007269D4" w:rsidP="007269D4">
          <w:pPr>
            <w:rPr>
              <w:lang w:val="en-ZA" w:eastAsia="en-US"/>
            </w:rPr>
          </w:pPr>
          <w:r w:rsidRPr="006E0EEC">
            <w:rPr>
              <w:b/>
              <w:lang w:val="en-ZA" w:eastAsia="en-US"/>
            </w:rPr>
            <w:t>Released Date:       Rev Issue:</w:t>
          </w:r>
        </w:p>
      </w:tc>
      <w:tc>
        <w:tcPr>
          <w:tcW w:w="3880" w:type="dxa"/>
          <w:vMerge/>
        </w:tcPr>
        <w:p w14:paraId="787EFE3E" w14:textId="77777777" w:rsidR="007269D4" w:rsidRPr="006E0EEC" w:rsidRDefault="007269D4" w:rsidP="007269D4">
          <w:pPr>
            <w:rPr>
              <w:lang w:val="en-ZA" w:eastAsia="en-US"/>
            </w:rPr>
          </w:pPr>
        </w:p>
      </w:tc>
    </w:tr>
    <w:tr w:rsidR="007269D4" w:rsidRPr="006E0EEC" w14:paraId="510C06F5" w14:textId="77777777">
      <w:trPr>
        <w:trHeight w:val="722"/>
      </w:trPr>
      <w:tc>
        <w:tcPr>
          <w:tcW w:w="6076" w:type="dxa"/>
        </w:tcPr>
        <w:p w14:paraId="21C9521D" w14:textId="67476231" w:rsidR="007269D4" w:rsidRPr="006E0EEC" w:rsidRDefault="005F50D1" w:rsidP="007269D4">
          <w:pPr>
            <w:rPr>
              <w:lang w:val="en-ZA" w:eastAsia="en-US"/>
            </w:rPr>
          </w:pPr>
          <w:r>
            <w:rPr>
              <w:lang w:val="en-ZA" w:eastAsia="en-US"/>
            </w:rPr>
            <w:t>2024/03/18</w:t>
          </w:r>
          <w:r w:rsidR="007269D4" w:rsidRPr="006E0EEC">
            <w:rPr>
              <w:lang w:val="en-ZA" w:eastAsia="en-US"/>
            </w:rPr>
            <w:t xml:space="preserve">               </w:t>
          </w:r>
          <w:r w:rsidR="007269D4">
            <w:rPr>
              <w:lang w:val="en-ZA" w:eastAsia="en-US"/>
            </w:rPr>
            <w:t>00</w:t>
          </w:r>
        </w:p>
      </w:tc>
      <w:tc>
        <w:tcPr>
          <w:tcW w:w="3880" w:type="dxa"/>
          <w:vMerge/>
        </w:tcPr>
        <w:p w14:paraId="435FE61F" w14:textId="77777777" w:rsidR="007269D4" w:rsidRPr="006E0EEC" w:rsidRDefault="007269D4" w:rsidP="007269D4">
          <w:pPr>
            <w:rPr>
              <w:lang w:val="en-ZA" w:eastAsia="en-US"/>
            </w:rPr>
          </w:pPr>
        </w:p>
      </w:tc>
    </w:tr>
  </w:tbl>
  <w:p w14:paraId="3182F463" w14:textId="3FA85682" w:rsidR="00BD3E0E" w:rsidRPr="007269D4" w:rsidRDefault="00BD3E0E" w:rsidP="00726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6"/>
      <w:gridCol w:w="3880"/>
    </w:tblGrid>
    <w:tr w:rsidR="004F0C56" w:rsidRPr="006E0EEC" w14:paraId="05751E6F" w14:textId="77777777" w:rsidTr="005858CD">
      <w:trPr>
        <w:trHeight w:val="562"/>
      </w:trPr>
      <w:tc>
        <w:tcPr>
          <w:tcW w:w="6076" w:type="dxa"/>
          <w:vAlign w:val="center"/>
        </w:tcPr>
        <w:p w14:paraId="3A49C1E7" w14:textId="79ED885E" w:rsidR="004F0C56" w:rsidRPr="001D2515" w:rsidRDefault="001D2515" w:rsidP="004F0C56">
          <w:pPr>
            <w:rPr>
              <w:b/>
              <w:highlight w:val="yellow"/>
              <w:lang w:val="en-ZA" w:eastAsia="en-US"/>
            </w:rPr>
          </w:pPr>
          <w:r w:rsidRPr="001D2515">
            <w:rPr>
              <w:b/>
              <w:highlight w:val="yellow"/>
              <w:lang w:val="en-ZA" w:eastAsia="en-US"/>
            </w:rPr>
            <w:t>CLIENT NAME</w:t>
          </w:r>
        </w:p>
        <w:p w14:paraId="3F46F81A" w14:textId="507460A1" w:rsidR="00B854D3" w:rsidRPr="006E0EEC" w:rsidRDefault="001D2515" w:rsidP="004F0C56">
          <w:pPr>
            <w:rPr>
              <w:b/>
              <w:lang w:val="en-ZA" w:eastAsia="en-US"/>
            </w:rPr>
          </w:pPr>
          <w:r w:rsidRPr="001D2515">
            <w:rPr>
              <w:b/>
              <w:highlight w:val="yellow"/>
              <w:lang w:val="en-ZA" w:eastAsia="en-US"/>
            </w:rPr>
            <w:t>JOB DESCRIPTION</w:t>
          </w:r>
        </w:p>
      </w:tc>
      <w:tc>
        <w:tcPr>
          <w:tcW w:w="3880" w:type="dxa"/>
          <w:vMerge w:val="restart"/>
          <w:vAlign w:val="center"/>
        </w:tcPr>
        <w:p w14:paraId="20A8C408" w14:textId="77777777" w:rsidR="004F0C56" w:rsidRPr="006E0EEC" w:rsidRDefault="004F0C56" w:rsidP="00D62CFF">
          <w:pPr>
            <w:jc w:val="right"/>
            <w:rPr>
              <w:b/>
              <w:lang w:val="en-ZA" w:eastAsia="en-US"/>
            </w:rPr>
          </w:pPr>
          <w:r>
            <w:rPr>
              <w:noProof/>
            </w:rPr>
            <w:drawing>
              <wp:inline distT="0" distB="0" distL="0" distR="0" wp14:anchorId="1B87EAD9" wp14:editId="5BE22578">
                <wp:extent cx="1518874" cy="1021080"/>
                <wp:effectExtent l="0" t="0" r="5715" b="7620"/>
                <wp:docPr id="1955756956" name="Picture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8863" r="19739" b="22015"/>
                        <a:stretch/>
                      </pic:blipFill>
                      <pic:spPr>
                        <a:xfrm>
                          <a:off x="0" y="0"/>
                          <a:ext cx="1551519" cy="1043026"/>
                        </a:xfrm>
                        <a:prstGeom prst="rect">
                          <a:avLst/>
                        </a:prstGeom>
                      </pic:spPr>
                    </pic:pic>
                  </a:graphicData>
                </a:graphic>
              </wp:inline>
            </w:drawing>
          </w:r>
        </w:p>
      </w:tc>
    </w:tr>
    <w:tr w:rsidR="004F0C56" w:rsidRPr="006E0EEC" w14:paraId="76F23A89" w14:textId="77777777" w:rsidTr="005858CD">
      <w:trPr>
        <w:trHeight w:val="211"/>
      </w:trPr>
      <w:tc>
        <w:tcPr>
          <w:tcW w:w="6076" w:type="dxa"/>
          <w:vAlign w:val="bottom"/>
        </w:tcPr>
        <w:p w14:paraId="791D2C49" w14:textId="77777777" w:rsidR="004F0C56" w:rsidRPr="006E0EEC" w:rsidRDefault="004F0C56" w:rsidP="004F0C56">
          <w:pPr>
            <w:rPr>
              <w:b/>
              <w:lang w:val="en-ZA" w:eastAsia="en-US"/>
            </w:rPr>
          </w:pPr>
          <w:r w:rsidRPr="006E0EEC">
            <w:rPr>
              <w:b/>
              <w:lang w:val="en-ZA" w:eastAsia="en-US"/>
            </w:rPr>
            <w:t>Classification:        Identification Number:</w:t>
          </w:r>
        </w:p>
      </w:tc>
      <w:tc>
        <w:tcPr>
          <w:tcW w:w="3880" w:type="dxa"/>
          <w:vMerge/>
        </w:tcPr>
        <w:p w14:paraId="6F38F3EA" w14:textId="77777777" w:rsidR="004F0C56" w:rsidRPr="006E0EEC" w:rsidRDefault="004F0C56" w:rsidP="004F0C56">
          <w:pPr>
            <w:rPr>
              <w:b/>
              <w:lang w:val="en-ZA" w:eastAsia="en-US"/>
            </w:rPr>
          </w:pPr>
        </w:p>
      </w:tc>
    </w:tr>
    <w:tr w:rsidR="004F0C56" w:rsidRPr="006E0EEC" w14:paraId="0E925E20" w14:textId="77777777" w:rsidTr="005858CD">
      <w:trPr>
        <w:trHeight w:val="211"/>
      </w:trPr>
      <w:tc>
        <w:tcPr>
          <w:tcW w:w="6076" w:type="dxa"/>
        </w:tcPr>
        <w:p w14:paraId="45BC9494" w14:textId="6E1DF989" w:rsidR="004F0C56" w:rsidRPr="001B2578" w:rsidRDefault="004F0C56" w:rsidP="004F0C56">
          <w:pPr>
            <w:rPr>
              <w:lang w:val="en-ZA" w:eastAsia="en-US"/>
            </w:rPr>
          </w:pPr>
          <w:r w:rsidRPr="001B2578">
            <w:rPr>
              <w:lang w:val="en-ZA" w:eastAsia="en-US"/>
            </w:rPr>
            <w:t xml:space="preserve">Restricted                </w:t>
          </w:r>
          <w:r w:rsidRPr="00A75068">
            <w:rPr>
              <w:highlight w:val="yellow"/>
              <w:lang w:eastAsia="en-US"/>
            </w:rPr>
            <w:t>AFRI-0</w:t>
          </w:r>
          <w:r w:rsidR="001B2578" w:rsidRPr="00A75068">
            <w:rPr>
              <w:highlight w:val="yellow"/>
              <w:lang w:eastAsia="en-US"/>
            </w:rPr>
            <w:t>2A-1028</w:t>
          </w:r>
          <w:r w:rsidRPr="00A75068">
            <w:rPr>
              <w:highlight w:val="yellow"/>
              <w:lang w:eastAsia="en-US"/>
            </w:rPr>
            <w:t>-0</w:t>
          </w:r>
          <w:r w:rsidR="00137484" w:rsidRPr="00A75068">
            <w:rPr>
              <w:highlight w:val="yellow"/>
              <w:lang w:eastAsia="en-US"/>
            </w:rPr>
            <w:t>7</w:t>
          </w:r>
          <w:r w:rsidRPr="00A75068">
            <w:rPr>
              <w:highlight w:val="yellow"/>
              <w:lang w:eastAsia="en-US"/>
            </w:rPr>
            <w:t>-001</w:t>
          </w:r>
        </w:p>
      </w:tc>
      <w:tc>
        <w:tcPr>
          <w:tcW w:w="3880" w:type="dxa"/>
          <w:vMerge/>
        </w:tcPr>
        <w:p w14:paraId="6E9CC083" w14:textId="77777777" w:rsidR="004F0C56" w:rsidRPr="006E0EEC" w:rsidRDefault="004F0C56" w:rsidP="004F0C56">
          <w:pPr>
            <w:rPr>
              <w:lang w:val="en-ZA" w:eastAsia="en-US"/>
            </w:rPr>
          </w:pPr>
        </w:p>
      </w:tc>
    </w:tr>
    <w:tr w:rsidR="004F0C56" w:rsidRPr="006E0EEC" w14:paraId="54B23669" w14:textId="77777777" w:rsidTr="005858CD">
      <w:trPr>
        <w:trHeight w:val="211"/>
      </w:trPr>
      <w:tc>
        <w:tcPr>
          <w:tcW w:w="6076" w:type="dxa"/>
        </w:tcPr>
        <w:p w14:paraId="2031A0E8" w14:textId="77777777" w:rsidR="004F0C56" w:rsidRPr="006E0EEC" w:rsidRDefault="004F0C56" w:rsidP="004F0C56">
          <w:pPr>
            <w:rPr>
              <w:lang w:val="en-ZA" w:eastAsia="en-US"/>
            </w:rPr>
          </w:pPr>
          <w:r w:rsidRPr="006E0EEC">
            <w:rPr>
              <w:b/>
              <w:lang w:val="en-ZA" w:eastAsia="en-US"/>
            </w:rPr>
            <w:t>Released Date:       Rev Issue:</w:t>
          </w:r>
        </w:p>
      </w:tc>
      <w:tc>
        <w:tcPr>
          <w:tcW w:w="3880" w:type="dxa"/>
          <w:vMerge/>
        </w:tcPr>
        <w:p w14:paraId="2AF6AF5C" w14:textId="77777777" w:rsidR="004F0C56" w:rsidRPr="006E0EEC" w:rsidRDefault="004F0C56" w:rsidP="004F0C56">
          <w:pPr>
            <w:rPr>
              <w:lang w:val="en-ZA" w:eastAsia="en-US"/>
            </w:rPr>
          </w:pPr>
        </w:p>
      </w:tc>
    </w:tr>
    <w:tr w:rsidR="004F0C56" w:rsidRPr="006E0EEC" w14:paraId="1BDE4351" w14:textId="77777777" w:rsidTr="005858CD">
      <w:trPr>
        <w:trHeight w:val="292"/>
      </w:trPr>
      <w:tc>
        <w:tcPr>
          <w:tcW w:w="6076" w:type="dxa"/>
        </w:tcPr>
        <w:p w14:paraId="53DE39C1" w14:textId="00A2BCA1" w:rsidR="004F0C56" w:rsidRPr="001B2578" w:rsidRDefault="004F0C56" w:rsidP="004F0C56">
          <w:pPr>
            <w:rPr>
              <w:lang w:val="en-ZA" w:eastAsia="en-US"/>
            </w:rPr>
          </w:pPr>
          <w:r w:rsidRPr="00A75068">
            <w:rPr>
              <w:highlight w:val="yellow"/>
              <w:lang w:val="en-ZA" w:eastAsia="en-US"/>
            </w:rPr>
            <w:t>202</w:t>
          </w:r>
          <w:r w:rsidR="001B2578" w:rsidRPr="00A75068">
            <w:rPr>
              <w:highlight w:val="yellow"/>
              <w:lang w:val="en-ZA" w:eastAsia="en-US"/>
            </w:rPr>
            <w:t>5</w:t>
          </w:r>
          <w:r w:rsidRPr="00A75068">
            <w:rPr>
              <w:highlight w:val="yellow"/>
              <w:lang w:val="en-ZA" w:eastAsia="en-US"/>
            </w:rPr>
            <w:t>/</w:t>
          </w:r>
          <w:r w:rsidR="005E750A" w:rsidRPr="00A75068">
            <w:rPr>
              <w:highlight w:val="yellow"/>
              <w:lang w:val="en-ZA" w:eastAsia="en-US"/>
            </w:rPr>
            <w:t>0</w:t>
          </w:r>
          <w:r w:rsidR="001B2578" w:rsidRPr="00A75068">
            <w:rPr>
              <w:highlight w:val="yellow"/>
              <w:lang w:val="en-ZA" w:eastAsia="en-US"/>
            </w:rPr>
            <w:t>7</w:t>
          </w:r>
          <w:r w:rsidR="005E750A" w:rsidRPr="00A75068">
            <w:rPr>
              <w:highlight w:val="yellow"/>
              <w:lang w:val="en-ZA" w:eastAsia="en-US"/>
            </w:rPr>
            <w:t>/1</w:t>
          </w:r>
          <w:r w:rsidR="001B2578" w:rsidRPr="00A75068">
            <w:rPr>
              <w:highlight w:val="yellow"/>
              <w:lang w:val="en-ZA" w:eastAsia="en-US"/>
            </w:rPr>
            <w:t>0</w:t>
          </w:r>
          <w:r w:rsidRPr="001B2578">
            <w:rPr>
              <w:lang w:val="en-ZA" w:eastAsia="en-US"/>
            </w:rPr>
            <w:t xml:space="preserve">               </w:t>
          </w:r>
          <w:r w:rsidR="00E77732">
            <w:rPr>
              <w:lang w:val="en-ZA" w:eastAsia="en-US"/>
            </w:rPr>
            <w:t>0</w:t>
          </w:r>
        </w:p>
      </w:tc>
      <w:tc>
        <w:tcPr>
          <w:tcW w:w="3880" w:type="dxa"/>
          <w:vMerge/>
        </w:tcPr>
        <w:p w14:paraId="0F5A7244" w14:textId="77777777" w:rsidR="004F0C56" w:rsidRPr="006E0EEC" w:rsidRDefault="004F0C56" w:rsidP="004F0C56">
          <w:pPr>
            <w:rPr>
              <w:lang w:val="en-ZA" w:eastAsia="en-US"/>
            </w:rPr>
          </w:pPr>
        </w:p>
      </w:tc>
    </w:tr>
  </w:tbl>
  <w:p w14:paraId="33BAEAC8" w14:textId="519D0222" w:rsidR="00BD3E0E" w:rsidRPr="004F0C56" w:rsidRDefault="00BD3E0E" w:rsidP="004F0C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6"/>
      <w:gridCol w:w="3880"/>
    </w:tblGrid>
    <w:tr w:rsidR="00C4420C" w:rsidRPr="006E0EEC" w14:paraId="0B38F2D3" w14:textId="77777777" w:rsidTr="00106B77">
      <w:trPr>
        <w:trHeight w:val="562"/>
      </w:trPr>
      <w:tc>
        <w:tcPr>
          <w:tcW w:w="6076" w:type="dxa"/>
          <w:vAlign w:val="center"/>
        </w:tcPr>
        <w:p w14:paraId="31CCD0D7" w14:textId="77777777" w:rsidR="00C4420C" w:rsidRPr="001D2515" w:rsidRDefault="00C4420C" w:rsidP="00C4420C">
          <w:pPr>
            <w:rPr>
              <w:b/>
              <w:highlight w:val="yellow"/>
              <w:lang w:val="en-ZA" w:eastAsia="en-US"/>
            </w:rPr>
          </w:pPr>
          <w:r w:rsidRPr="001D2515">
            <w:rPr>
              <w:b/>
              <w:highlight w:val="yellow"/>
              <w:lang w:val="en-ZA" w:eastAsia="en-US"/>
            </w:rPr>
            <w:t>CLIENT NAME</w:t>
          </w:r>
        </w:p>
        <w:p w14:paraId="1974A40C" w14:textId="77777777" w:rsidR="00C4420C" w:rsidRPr="006E0EEC" w:rsidRDefault="00C4420C" w:rsidP="00C4420C">
          <w:pPr>
            <w:rPr>
              <w:b/>
              <w:lang w:val="en-ZA" w:eastAsia="en-US"/>
            </w:rPr>
          </w:pPr>
          <w:r w:rsidRPr="001D2515">
            <w:rPr>
              <w:b/>
              <w:highlight w:val="yellow"/>
              <w:lang w:val="en-ZA" w:eastAsia="en-US"/>
            </w:rPr>
            <w:t>JOB DESCRIPTION</w:t>
          </w:r>
        </w:p>
      </w:tc>
      <w:tc>
        <w:tcPr>
          <w:tcW w:w="3880" w:type="dxa"/>
          <w:vMerge w:val="restart"/>
          <w:vAlign w:val="center"/>
        </w:tcPr>
        <w:p w14:paraId="2AC60EF7" w14:textId="77777777" w:rsidR="00C4420C" w:rsidRPr="006E0EEC" w:rsidRDefault="00C4420C" w:rsidP="00C4420C">
          <w:pPr>
            <w:jc w:val="right"/>
            <w:rPr>
              <w:b/>
              <w:lang w:val="en-ZA" w:eastAsia="en-US"/>
            </w:rPr>
          </w:pPr>
          <w:r>
            <w:rPr>
              <w:noProof/>
            </w:rPr>
            <w:drawing>
              <wp:inline distT="0" distB="0" distL="0" distR="0" wp14:anchorId="537F440B" wp14:editId="54623329">
                <wp:extent cx="1518874" cy="1021080"/>
                <wp:effectExtent l="0" t="0" r="5715" b="7620"/>
                <wp:docPr id="349285970" name="Picture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8863" r="19739" b="22015"/>
                        <a:stretch/>
                      </pic:blipFill>
                      <pic:spPr>
                        <a:xfrm>
                          <a:off x="0" y="0"/>
                          <a:ext cx="1551519" cy="1043026"/>
                        </a:xfrm>
                        <a:prstGeom prst="rect">
                          <a:avLst/>
                        </a:prstGeom>
                      </pic:spPr>
                    </pic:pic>
                  </a:graphicData>
                </a:graphic>
              </wp:inline>
            </w:drawing>
          </w:r>
        </w:p>
      </w:tc>
    </w:tr>
    <w:tr w:rsidR="00C4420C" w:rsidRPr="006E0EEC" w14:paraId="04EEEB6E" w14:textId="77777777" w:rsidTr="00106B77">
      <w:trPr>
        <w:trHeight w:val="211"/>
      </w:trPr>
      <w:tc>
        <w:tcPr>
          <w:tcW w:w="6076" w:type="dxa"/>
          <w:vAlign w:val="bottom"/>
        </w:tcPr>
        <w:p w14:paraId="22C83B02" w14:textId="77777777" w:rsidR="00C4420C" w:rsidRPr="006E0EEC" w:rsidRDefault="00C4420C" w:rsidP="00C4420C">
          <w:pPr>
            <w:rPr>
              <w:b/>
              <w:lang w:val="en-ZA" w:eastAsia="en-US"/>
            </w:rPr>
          </w:pPr>
          <w:r w:rsidRPr="006E0EEC">
            <w:rPr>
              <w:b/>
              <w:lang w:val="en-ZA" w:eastAsia="en-US"/>
            </w:rPr>
            <w:t>Classification:        Identification Number:</w:t>
          </w:r>
        </w:p>
      </w:tc>
      <w:tc>
        <w:tcPr>
          <w:tcW w:w="3880" w:type="dxa"/>
          <w:vMerge/>
        </w:tcPr>
        <w:p w14:paraId="768C7199" w14:textId="77777777" w:rsidR="00C4420C" w:rsidRPr="006E0EEC" w:rsidRDefault="00C4420C" w:rsidP="00C4420C">
          <w:pPr>
            <w:rPr>
              <w:b/>
              <w:lang w:val="en-ZA" w:eastAsia="en-US"/>
            </w:rPr>
          </w:pPr>
        </w:p>
      </w:tc>
    </w:tr>
    <w:tr w:rsidR="00C4420C" w:rsidRPr="006E0EEC" w14:paraId="7AE0C3BD" w14:textId="77777777" w:rsidTr="00106B77">
      <w:trPr>
        <w:trHeight w:val="211"/>
      </w:trPr>
      <w:tc>
        <w:tcPr>
          <w:tcW w:w="6076" w:type="dxa"/>
        </w:tcPr>
        <w:p w14:paraId="5CCA7D5A" w14:textId="77777777" w:rsidR="00C4420C" w:rsidRPr="001B2578" w:rsidRDefault="00C4420C" w:rsidP="00C4420C">
          <w:pPr>
            <w:rPr>
              <w:lang w:val="en-ZA" w:eastAsia="en-US"/>
            </w:rPr>
          </w:pPr>
          <w:r w:rsidRPr="001B2578">
            <w:rPr>
              <w:lang w:val="en-ZA" w:eastAsia="en-US"/>
            </w:rPr>
            <w:t xml:space="preserve">Restricted                </w:t>
          </w:r>
          <w:r w:rsidRPr="00A75068">
            <w:rPr>
              <w:highlight w:val="yellow"/>
              <w:lang w:eastAsia="en-US"/>
            </w:rPr>
            <w:t>AFRI-02A-1028-07-001</w:t>
          </w:r>
        </w:p>
      </w:tc>
      <w:tc>
        <w:tcPr>
          <w:tcW w:w="3880" w:type="dxa"/>
          <w:vMerge/>
        </w:tcPr>
        <w:p w14:paraId="5F37CDD8" w14:textId="77777777" w:rsidR="00C4420C" w:rsidRPr="006E0EEC" w:rsidRDefault="00C4420C" w:rsidP="00C4420C">
          <w:pPr>
            <w:rPr>
              <w:lang w:val="en-ZA" w:eastAsia="en-US"/>
            </w:rPr>
          </w:pPr>
        </w:p>
      </w:tc>
    </w:tr>
    <w:tr w:rsidR="00C4420C" w:rsidRPr="006E0EEC" w14:paraId="4A887C06" w14:textId="77777777" w:rsidTr="00106B77">
      <w:trPr>
        <w:trHeight w:val="211"/>
      </w:trPr>
      <w:tc>
        <w:tcPr>
          <w:tcW w:w="6076" w:type="dxa"/>
        </w:tcPr>
        <w:p w14:paraId="1BC2158F" w14:textId="77777777" w:rsidR="00C4420C" w:rsidRPr="006E0EEC" w:rsidRDefault="00C4420C" w:rsidP="00C4420C">
          <w:pPr>
            <w:rPr>
              <w:lang w:val="en-ZA" w:eastAsia="en-US"/>
            </w:rPr>
          </w:pPr>
          <w:r w:rsidRPr="006E0EEC">
            <w:rPr>
              <w:b/>
              <w:lang w:val="en-ZA" w:eastAsia="en-US"/>
            </w:rPr>
            <w:t>Released Date:       Rev Issue:</w:t>
          </w:r>
        </w:p>
      </w:tc>
      <w:tc>
        <w:tcPr>
          <w:tcW w:w="3880" w:type="dxa"/>
          <w:vMerge/>
        </w:tcPr>
        <w:p w14:paraId="7FC1D800" w14:textId="77777777" w:rsidR="00C4420C" w:rsidRPr="006E0EEC" w:rsidRDefault="00C4420C" w:rsidP="00C4420C">
          <w:pPr>
            <w:rPr>
              <w:lang w:val="en-ZA" w:eastAsia="en-US"/>
            </w:rPr>
          </w:pPr>
        </w:p>
      </w:tc>
    </w:tr>
    <w:tr w:rsidR="00C4420C" w:rsidRPr="006E0EEC" w14:paraId="705D02E3" w14:textId="77777777" w:rsidTr="00106B77">
      <w:trPr>
        <w:trHeight w:val="292"/>
      </w:trPr>
      <w:tc>
        <w:tcPr>
          <w:tcW w:w="6076" w:type="dxa"/>
        </w:tcPr>
        <w:p w14:paraId="710ACE1D" w14:textId="77777777" w:rsidR="00C4420C" w:rsidRPr="001B2578" w:rsidRDefault="00C4420C" w:rsidP="00C4420C">
          <w:pPr>
            <w:rPr>
              <w:lang w:val="en-ZA" w:eastAsia="en-US"/>
            </w:rPr>
          </w:pPr>
          <w:r w:rsidRPr="00A75068">
            <w:rPr>
              <w:highlight w:val="yellow"/>
              <w:lang w:val="en-ZA" w:eastAsia="en-US"/>
            </w:rPr>
            <w:t>2025/07/10</w:t>
          </w:r>
          <w:r w:rsidRPr="001B2578">
            <w:rPr>
              <w:lang w:val="en-ZA" w:eastAsia="en-US"/>
            </w:rPr>
            <w:t xml:space="preserve">               </w:t>
          </w:r>
          <w:r>
            <w:rPr>
              <w:lang w:val="en-ZA" w:eastAsia="en-US"/>
            </w:rPr>
            <w:t>0</w:t>
          </w:r>
        </w:p>
      </w:tc>
      <w:tc>
        <w:tcPr>
          <w:tcW w:w="3880" w:type="dxa"/>
          <w:vMerge/>
        </w:tcPr>
        <w:p w14:paraId="469229DE" w14:textId="77777777" w:rsidR="00C4420C" w:rsidRPr="006E0EEC" w:rsidRDefault="00C4420C" w:rsidP="00C4420C">
          <w:pPr>
            <w:rPr>
              <w:lang w:val="en-ZA" w:eastAsia="en-US"/>
            </w:rPr>
          </w:pPr>
        </w:p>
      </w:tc>
    </w:tr>
  </w:tbl>
  <w:p w14:paraId="3015D07C" w14:textId="77777777" w:rsidR="00B245EB" w:rsidRPr="00C4420C" w:rsidRDefault="00B245EB" w:rsidP="00C4420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5F442E0"/>
    <w:lvl w:ilvl="0">
      <w:start w:val="1"/>
      <w:numFmt w:val="decimal"/>
      <w:pStyle w:val="ListNumber4"/>
      <w:lvlText w:val="%1."/>
      <w:lvlJc w:val="left"/>
      <w:pPr>
        <w:tabs>
          <w:tab w:val="num" w:pos="1440"/>
        </w:tabs>
        <w:ind w:left="1440" w:hanging="360"/>
      </w:pPr>
    </w:lvl>
  </w:abstractNum>
  <w:abstractNum w:abstractNumId="1" w15:restartNumberingAfterBreak="0">
    <w:nsid w:val="FFFFFF7F"/>
    <w:multiLevelType w:val="singleLevel"/>
    <w:tmpl w:val="F8D46D72"/>
    <w:lvl w:ilvl="0">
      <w:start w:val="1"/>
      <w:numFmt w:val="decimal"/>
      <w:pStyle w:val="ListNumber2"/>
      <w:lvlText w:val="%1."/>
      <w:lvlJc w:val="left"/>
      <w:pPr>
        <w:tabs>
          <w:tab w:val="num" w:pos="720"/>
        </w:tabs>
        <w:ind w:left="720" w:hanging="360"/>
      </w:pPr>
    </w:lvl>
  </w:abstractNum>
  <w:abstractNum w:abstractNumId="2" w15:restartNumberingAfterBreak="0">
    <w:nsid w:val="FFFFFF81"/>
    <w:multiLevelType w:val="singleLevel"/>
    <w:tmpl w:val="D070125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B628EF8"/>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8"/>
    <w:multiLevelType w:val="singleLevel"/>
    <w:tmpl w:val="1AA6DADA"/>
    <w:lvl w:ilvl="0">
      <w:start w:val="1"/>
      <w:numFmt w:val="decimal"/>
      <w:pStyle w:val="ListNumber"/>
      <w:lvlText w:val="%1."/>
      <w:lvlJc w:val="left"/>
      <w:pPr>
        <w:tabs>
          <w:tab w:val="num" w:pos="360"/>
        </w:tabs>
        <w:ind w:left="360" w:hanging="360"/>
      </w:pPr>
    </w:lvl>
  </w:abstractNum>
  <w:abstractNum w:abstractNumId="5" w15:restartNumberingAfterBreak="0">
    <w:nsid w:val="097D3B1D"/>
    <w:multiLevelType w:val="multilevel"/>
    <w:tmpl w:val="70108D72"/>
    <w:lvl w:ilvl="0">
      <w:start w:val="1"/>
      <w:numFmt w:val="bullet"/>
      <w:lvlText w:val=""/>
      <w:lvlJc w:val="left"/>
      <w:pPr>
        <w:tabs>
          <w:tab w:val="num" w:pos="1211"/>
        </w:tabs>
        <w:ind w:left="1211" w:hanging="360"/>
      </w:pPr>
      <w:rPr>
        <w:rFonts w:ascii="Symbol" w:hAnsi="Symbol" w:hint="default"/>
        <w:color w:val="808080"/>
        <w:sz w:val="48"/>
      </w:rPr>
    </w:lvl>
    <w:lvl w:ilvl="1">
      <w:start w:val="1"/>
      <w:numFmt w:val="decimal"/>
      <w:lvlText w:val="%1.%2"/>
      <w:lvlJc w:val="left"/>
      <w:pPr>
        <w:tabs>
          <w:tab w:val="num" w:pos="-283"/>
        </w:tabs>
        <w:ind w:left="-283" w:hanging="2268"/>
      </w:pPr>
      <w:rPr>
        <w:rFonts w:hint="default"/>
        <w:b/>
        <w:i w:val="0"/>
        <w:caps w:val="0"/>
        <w:strike w:val="0"/>
        <w:dstrike w:val="0"/>
        <w:vanish w:val="0"/>
        <w:color w:val="808080"/>
        <w:sz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437"/>
        </w:tabs>
        <w:ind w:left="-1831" w:firstLine="1548"/>
      </w:pPr>
      <w:rPr>
        <w:rFonts w:ascii="Arial" w:hAnsi="Arial" w:hint="default"/>
        <w:b w:val="0"/>
        <w:i w:val="0"/>
        <w:sz w:val="28"/>
      </w:rPr>
    </w:lvl>
    <w:lvl w:ilvl="3">
      <w:start w:val="1"/>
      <w:numFmt w:val="decimal"/>
      <w:lvlText w:val="%1.%2.%3.%4"/>
      <w:lvlJc w:val="left"/>
      <w:pPr>
        <w:tabs>
          <w:tab w:val="num" w:pos="797"/>
        </w:tabs>
        <w:ind w:left="-283" w:firstLine="0"/>
      </w:pPr>
      <w:rPr>
        <w:rFonts w:ascii="Arial Bold" w:hAnsi="Arial Bold" w:hint="default"/>
        <w:b/>
        <w:i w:val="0"/>
        <w:sz w:val="24"/>
      </w:rPr>
    </w:lvl>
    <w:lvl w:ilvl="4">
      <w:start w:val="1"/>
      <w:numFmt w:val="bullet"/>
      <w:lvlText w:val=""/>
      <w:lvlJc w:val="left"/>
      <w:pPr>
        <w:tabs>
          <w:tab w:val="num" w:pos="851"/>
        </w:tabs>
        <w:ind w:left="851" w:hanging="1134"/>
      </w:pPr>
      <w:rPr>
        <w:rFonts w:ascii="Symbol" w:hAnsi="Symbol" w:hint="default"/>
        <w:b/>
        <w:i w:val="0"/>
        <w:color w:val="auto"/>
        <w:sz w:val="22"/>
      </w:rPr>
    </w:lvl>
    <w:lvl w:ilvl="5">
      <w:start w:val="1"/>
      <w:numFmt w:val="lowerRoman"/>
      <w:lvlText w:val="(%6)"/>
      <w:lvlJc w:val="left"/>
      <w:pPr>
        <w:tabs>
          <w:tab w:val="num" w:pos="1702"/>
        </w:tabs>
        <w:ind w:left="1702" w:hanging="851"/>
      </w:pPr>
      <w:rPr>
        <w:rFonts w:hint="default"/>
      </w:rPr>
    </w:lvl>
    <w:lvl w:ilvl="6">
      <w:start w:val="1"/>
      <w:numFmt w:val="upperRoman"/>
      <w:pStyle w:val="Heading7"/>
      <w:lvlText w:val="%7)"/>
      <w:lvlJc w:val="left"/>
      <w:pPr>
        <w:tabs>
          <w:tab w:val="num" w:pos="-1255"/>
        </w:tabs>
        <w:ind w:left="1701" w:hanging="850"/>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1111"/>
        </w:tabs>
        <w:ind w:left="1701" w:hanging="850"/>
      </w:pPr>
      <w:rPr>
        <w:rFonts w:hint="default"/>
      </w:rPr>
    </w:lvl>
    <w:lvl w:ilvl="8">
      <w:start w:val="1"/>
      <w:numFmt w:val="bullet"/>
      <w:pStyle w:val="Heading9"/>
      <w:lvlText w:val=""/>
      <w:lvlJc w:val="left"/>
      <w:pPr>
        <w:tabs>
          <w:tab w:val="num" w:pos="-967"/>
        </w:tabs>
        <w:ind w:left="1701" w:hanging="850"/>
      </w:pPr>
      <w:rPr>
        <w:rFonts w:ascii="Symbol" w:hAnsi="Symbol" w:hint="default"/>
        <w:color w:val="auto"/>
      </w:rPr>
    </w:lvl>
  </w:abstractNum>
  <w:abstractNum w:abstractNumId="6" w15:restartNumberingAfterBreak="0">
    <w:nsid w:val="0F3635DD"/>
    <w:multiLevelType w:val="hybridMultilevel"/>
    <w:tmpl w:val="DF9025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71A4D"/>
    <w:multiLevelType w:val="hybridMultilevel"/>
    <w:tmpl w:val="5880AD5E"/>
    <w:lvl w:ilvl="0" w:tplc="655843AC">
      <w:start w:val="1"/>
      <w:numFmt w:val="decimal"/>
      <w:pStyle w:val="Heading6"/>
      <w:lvlText w:val="%1."/>
      <w:lvlJc w:val="left"/>
      <w:pPr>
        <w:ind w:left="1353" w:hanging="360"/>
      </w:pPr>
      <w:rPr>
        <w:rFonts w:ascii="Arial" w:hAnsi="Arial" w:hint="default"/>
      </w:rPr>
    </w:lvl>
    <w:lvl w:ilvl="1" w:tplc="04090019" w:tentative="1">
      <w:start w:val="1"/>
      <w:numFmt w:val="lowerLetter"/>
      <w:lvlText w:val="%2."/>
      <w:lvlJc w:val="left"/>
      <w:pPr>
        <w:tabs>
          <w:tab w:val="num" w:pos="2291"/>
        </w:tabs>
        <w:ind w:left="2291" w:hanging="360"/>
      </w:pPr>
    </w:lvl>
    <w:lvl w:ilvl="2" w:tplc="0409001B" w:tentative="1">
      <w:start w:val="1"/>
      <w:numFmt w:val="lowerRoman"/>
      <w:lvlText w:val="%3."/>
      <w:lvlJc w:val="right"/>
      <w:pPr>
        <w:tabs>
          <w:tab w:val="num" w:pos="3011"/>
        </w:tabs>
        <w:ind w:left="3011" w:hanging="18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8" w15:restartNumberingAfterBreak="0">
    <w:nsid w:val="17A12A51"/>
    <w:multiLevelType w:val="hybridMultilevel"/>
    <w:tmpl w:val="023856D6"/>
    <w:lvl w:ilvl="0" w:tplc="E5A8F814">
      <w:start w:val="1"/>
      <w:numFmt w:val="decimal"/>
      <w:pStyle w:val="Para2"/>
      <w:lvlText w:val="%1."/>
      <w:lvlJc w:val="left"/>
      <w:pPr>
        <w:ind w:left="1211" w:hanging="360"/>
      </w:pPr>
      <w:rPr>
        <w:rFonts w:hint="default"/>
        <w:sz w:val="20"/>
      </w:rPr>
    </w:lvl>
    <w:lvl w:ilvl="1" w:tplc="08090019" w:tentative="1">
      <w:start w:val="1"/>
      <w:numFmt w:val="lowerLetter"/>
      <w:lvlText w:val="%2."/>
      <w:lvlJc w:val="left"/>
      <w:pPr>
        <w:tabs>
          <w:tab w:val="num" w:pos="798"/>
        </w:tabs>
        <w:ind w:left="798" w:hanging="360"/>
      </w:pPr>
    </w:lvl>
    <w:lvl w:ilvl="2" w:tplc="0809001B" w:tentative="1">
      <w:start w:val="1"/>
      <w:numFmt w:val="lowerRoman"/>
      <w:lvlText w:val="%3."/>
      <w:lvlJc w:val="right"/>
      <w:pPr>
        <w:tabs>
          <w:tab w:val="num" w:pos="1518"/>
        </w:tabs>
        <w:ind w:left="1518" w:hanging="180"/>
      </w:pPr>
    </w:lvl>
    <w:lvl w:ilvl="3" w:tplc="0809000F" w:tentative="1">
      <w:start w:val="1"/>
      <w:numFmt w:val="decimal"/>
      <w:lvlText w:val="%4."/>
      <w:lvlJc w:val="left"/>
      <w:pPr>
        <w:tabs>
          <w:tab w:val="num" w:pos="2238"/>
        </w:tabs>
        <w:ind w:left="2238" w:hanging="360"/>
      </w:pPr>
    </w:lvl>
    <w:lvl w:ilvl="4" w:tplc="08090019" w:tentative="1">
      <w:start w:val="1"/>
      <w:numFmt w:val="lowerLetter"/>
      <w:lvlText w:val="%5."/>
      <w:lvlJc w:val="left"/>
      <w:pPr>
        <w:tabs>
          <w:tab w:val="num" w:pos="2958"/>
        </w:tabs>
        <w:ind w:left="2958" w:hanging="360"/>
      </w:pPr>
    </w:lvl>
    <w:lvl w:ilvl="5" w:tplc="0809001B" w:tentative="1">
      <w:start w:val="1"/>
      <w:numFmt w:val="lowerRoman"/>
      <w:lvlText w:val="%6."/>
      <w:lvlJc w:val="right"/>
      <w:pPr>
        <w:tabs>
          <w:tab w:val="num" w:pos="3678"/>
        </w:tabs>
        <w:ind w:left="3678" w:hanging="180"/>
      </w:pPr>
    </w:lvl>
    <w:lvl w:ilvl="6" w:tplc="0809000F" w:tentative="1">
      <w:start w:val="1"/>
      <w:numFmt w:val="decimal"/>
      <w:lvlText w:val="%7."/>
      <w:lvlJc w:val="left"/>
      <w:pPr>
        <w:tabs>
          <w:tab w:val="num" w:pos="4398"/>
        </w:tabs>
        <w:ind w:left="4398" w:hanging="360"/>
      </w:pPr>
    </w:lvl>
    <w:lvl w:ilvl="7" w:tplc="08090019" w:tentative="1">
      <w:start w:val="1"/>
      <w:numFmt w:val="lowerLetter"/>
      <w:lvlText w:val="%8."/>
      <w:lvlJc w:val="left"/>
      <w:pPr>
        <w:tabs>
          <w:tab w:val="num" w:pos="5118"/>
        </w:tabs>
        <w:ind w:left="5118" w:hanging="360"/>
      </w:pPr>
    </w:lvl>
    <w:lvl w:ilvl="8" w:tplc="0809001B" w:tentative="1">
      <w:start w:val="1"/>
      <w:numFmt w:val="lowerRoman"/>
      <w:lvlText w:val="%9."/>
      <w:lvlJc w:val="right"/>
      <w:pPr>
        <w:tabs>
          <w:tab w:val="num" w:pos="5838"/>
        </w:tabs>
        <w:ind w:left="5838" w:hanging="180"/>
      </w:pPr>
    </w:lvl>
  </w:abstractNum>
  <w:abstractNum w:abstractNumId="9" w15:restartNumberingAfterBreak="0">
    <w:nsid w:val="19CD13E6"/>
    <w:multiLevelType w:val="multilevel"/>
    <w:tmpl w:val="E5EAD9FE"/>
    <w:lvl w:ilvl="0">
      <w:start w:val="1"/>
      <w:numFmt w:val="decimal"/>
      <w:lvlText w:val="%1."/>
      <w:lvlJc w:val="left"/>
      <w:pPr>
        <w:tabs>
          <w:tab w:val="num" w:pos="851"/>
        </w:tabs>
        <w:ind w:left="851" w:hanging="851"/>
      </w:pPr>
      <w:rPr>
        <w:rFonts w:hint="default"/>
        <w:b/>
        <w:i w:val="0"/>
        <w:color w:val="808080"/>
        <w:sz w:val="48"/>
      </w:rPr>
    </w:lvl>
    <w:lvl w:ilvl="1">
      <w:start w:val="1"/>
      <w:numFmt w:val="decimal"/>
      <w:lvlText w:val="%1.%2"/>
      <w:lvlJc w:val="left"/>
      <w:pPr>
        <w:tabs>
          <w:tab w:val="num" w:pos="851"/>
        </w:tabs>
        <w:ind w:left="851" w:hanging="851"/>
      </w:pPr>
      <w:rPr>
        <w:rFonts w:hint="default"/>
        <w:b/>
        <w:i w:val="0"/>
        <w:caps w:val="0"/>
        <w:strike w:val="0"/>
        <w:dstrike w:val="0"/>
        <w:vanish w:val="0"/>
        <w:color w:val="808080"/>
        <w:sz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NO2"/>
      <w:lvlText w:val="%1.%2.%3"/>
      <w:lvlJc w:val="left"/>
      <w:pPr>
        <w:tabs>
          <w:tab w:val="num" w:pos="851"/>
        </w:tabs>
        <w:ind w:left="851" w:hanging="851"/>
      </w:pPr>
      <w:rPr>
        <w:rFonts w:hint="default"/>
        <w:b/>
        <w:i w:val="0"/>
        <w:color w:val="808080"/>
        <w:sz w:val="28"/>
      </w:rPr>
    </w:lvl>
    <w:lvl w:ilvl="3">
      <w:start w:val="1"/>
      <w:numFmt w:val="decimal"/>
      <w:lvlText w:val="%1.%2.%3.%4"/>
      <w:lvlJc w:val="left"/>
      <w:pPr>
        <w:tabs>
          <w:tab w:val="num" w:pos="851"/>
        </w:tabs>
        <w:ind w:left="851" w:hanging="851"/>
      </w:pPr>
      <w:rPr>
        <w:rFonts w:ascii="Arial Bold" w:hAnsi="Arial Bold" w:hint="default"/>
        <w:b/>
        <w:i w:val="0"/>
        <w:sz w:val="24"/>
      </w:rPr>
    </w:lvl>
    <w:lvl w:ilvl="4">
      <w:start w:val="1"/>
      <w:numFmt w:val="upperLetter"/>
      <w:lvlText w:val="%5."/>
      <w:lvlJc w:val="left"/>
      <w:pPr>
        <w:tabs>
          <w:tab w:val="num" w:pos="851"/>
        </w:tabs>
        <w:ind w:left="851" w:hanging="851"/>
      </w:pPr>
      <w:rPr>
        <w:rFonts w:ascii="Arial Bold" w:hAnsi="Arial Bold" w:hint="default"/>
        <w:b/>
        <w:i w:val="0"/>
        <w:sz w:val="22"/>
      </w:rPr>
    </w:lvl>
    <w:lvl w:ilvl="5">
      <w:start w:val="1"/>
      <w:numFmt w:val="lowerRoman"/>
      <w:lvlText w:val="(%6)"/>
      <w:lvlJc w:val="left"/>
      <w:pPr>
        <w:tabs>
          <w:tab w:val="num" w:pos="1080"/>
        </w:tabs>
        <w:ind w:left="567" w:hanging="567"/>
      </w:pPr>
      <w:rPr>
        <w:rFonts w:hint="default"/>
      </w:rPr>
    </w:lvl>
    <w:lvl w:ilvl="6">
      <w:start w:val="1"/>
      <w:numFmt w:val="decimal"/>
      <w:lvlText w:val="%1.%2.%3.%4.%5.%6.%7"/>
      <w:lvlJc w:val="left"/>
      <w:pPr>
        <w:tabs>
          <w:tab w:val="num" w:pos="-1539"/>
        </w:tabs>
        <w:ind w:left="-1539" w:hanging="1296"/>
      </w:pPr>
      <w:rPr>
        <w:rFonts w:hint="default"/>
      </w:rPr>
    </w:lvl>
    <w:lvl w:ilvl="7">
      <w:start w:val="1"/>
      <w:numFmt w:val="decimal"/>
      <w:lvlText w:val="%1.%2.%3.%4.%5.%6.%7.%8"/>
      <w:lvlJc w:val="left"/>
      <w:pPr>
        <w:tabs>
          <w:tab w:val="num" w:pos="-1395"/>
        </w:tabs>
        <w:ind w:left="-1395" w:hanging="1440"/>
      </w:pPr>
      <w:rPr>
        <w:rFonts w:hint="default"/>
      </w:rPr>
    </w:lvl>
    <w:lvl w:ilvl="8">
      <w:start w:val="1"/>
      <w:numFmt w:val="decimal"/>
      <w:lvlText w:val="%1.%2.%3.%4.%5.%6.%7.%8.%9"/>
      <w:lvlJc w:val="left"/>
      <w:pPr>
        <w:tabs>
          <w:tab w:val="num" w:pos="-1251"/>
        </w:tabs>
        <w:ind w:left="-1251" w:hanging="1584"/>
      </w:pPr>
      <w:rPr>
        <w:rFonts w:hint="default"/>
      </w:rPr>
    </w:lvl>
  </w:abstractNum>
  <w:abstractNum w:abstractNumId="10" w15:restartNumberingAfterBreak="0">
    <w:nsid w:val="1BDE46C2"/>
    <w:multiLevelType w:val="hybridMultilevel"/>
    <w:tmpl w:val="68A87EE4"/>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DE51069"/>
    <w:multiLevelType w:val="multilevel"/>
    <w:tmpl w:val="0C0438AC"/>
    <w:lvl w:ilvl="0">
      <w:start w:val="1"/>
      <w:numFmt w:val="bullet"/>
      <w:lvlRestart w:val="0"/>
      <w:pStyle w:val="Bullet1"/>
      <w:lvlText w:val=""/>
      <w:lvlJc w:val="left"/>
      <w:pPr>
        <w:ind w:left="1440" w:hanging="590"/>
      </w:pPr>
      <w:rPr>
        <w:rFonts w:ascii="Symbol" w:hAnsi="Symbol" w:hint="default"/>
        <w:color w:val="000000" w:themeColor="text1"/>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4504639"/>
    <w:multiLevelType w:val="multilevel"/>
    <w:tmpl w:val="DF6CBEC6"/>
    <w:lvl w:ilvl="0">
      <w:start w:val="1"/>
      <w:numFmt w:val="decimal"/>
      <w:pStyle w:val="Heading1"/>
      <w:lvlText w:val="%1.0"/>
      <w:lvlJc w:val="left"/>
      <w:pPr>
        <w:tabs>
          <w:tab w:val="num" w:pos="851"/>
        </w:tabs>
        <w:ind w:left="851" w:hanging="851"/>
      </w:pPr>
      <w:rPr>
        <w:rFonts w:ascii="Arial Bold" w:hAnsi="Arial Bold" w:hint="default"/>
        <w:b/>
        <w:i w:val="0"/>
        <w:sz w:val="24"/>
      </w:rPr>
    </w:lvl>
    <w:lvl w:ilvl="1">
      <w:start w:val="1"/>
      <w:numFmt w:val="decimal"/>
      <w:pStyle w:val="Heading2"/>
      <w:isLgl/>
      <w:lvlText w:val="%1.%2"/>
      <w:lvlJc w:val="left"/>
      <w:pPr>
        <w:tabs>
          <w:tab w:val="num" w:pos="851"/>
        </w:tabs>
        <w:ind w:left="851" w:hanging="851"/>
      </w:pPr>
      <w:rPr>
        <w:rFonts w:ascii="Arial Bold" w:hAnsi="Arial Bold" w:hint="default"/>
        <w:b/>
        <w:i w:val="0"/>
        <w:sz w:val="24"/>
      </w:rPr>
    </w:lvl>
    <w:lvl w:ilvl="2">
      <w:start w:val="1"/>
      <w:numFmt w:val="decimal"/>
      <w:pStyle w:val="Heading3"/>
      <w:isLgl/>
      <w:lvlText w:val="%1.%2.%3"/>
      <w:lvlJc w:val="left"/>
      <w:pPr>
        <w:tabs>
          <w:tab w:val="num" w:pos="851"/>
        </w:tabs>
        <w:ind w:left="851" w:hanging="851"/>
      </w:pPr>
      <w:rPr>
        <w:rFonts w:ascii="Arial Bold" w:hAnsi="Arial Bold" w:hint="default"/>
        <w:b/>
        <w:i w:val="0"/>
        <w:sz w:val="22"/>
      </w:rPr>
    </w:lvl>
    <w:lvl w:ilvl="3">
      <w:start w:val="1"/>
      <w:numFmt w:val="decimal"/>
      <w:pStyle w:val="Heading4"/>
      <w:isLgl/>
      <w:lvlText w:val="%1.%2.%3.%4"/>
      <w:lvlJc w:val="left"/>
      <w:pPr>
        <w:tabs>
          <w:tab w:val="num" w:pos="851"/>
        </w:tabs>
        <w:ind w:left="851" w:hanging="851"/>
      </w:pPr>
      <w:rPr>
        <w:rFonts w:ascii="Arial Bold" w:hAnsi="Arial Bold" w:hint="default"/>
        <w:b/>
        <w:i w:val="0"/>
        <w:sz w:val="20"/>
      </w:rPr>
    </w:lvl>
    <w:lvl w:ilvl="4">
      <w:start w:val="1"/>
      <w:numFmt w:val="decimal"/>
      <w:isLgl/>
      <w:lvlText w:val="%1.%2.%3.%4.%5"/>
      <w:lvlJc w:val="left"/>
      <w:pPr>
        <w:tabs>
          <w:tab w:val="num" w:pos="851"/>
        </w:tabs>
        <w:ind w:left="851" w:hanging="851"/>
      </w:pPr>
      <w:rPr>
        <w:rFonts w:ascii="Times New (W1)" w:hAnsi="Times New (W1)" w:hint="default"/>
        <w:b/>
        <w:i/>
        <w:sz w:val="20"/>
      </w:rPr>
    </w:lvl>
    <w:lvl w:ilvl="5">
      <w:start w:val="1"/>
      <w:numFmt w:val="decimal"/>
      <w:isLgl/>
      <w:lvlText w:val="%1.%2.%3.%4.%5.%6"/>
      <w:lvlJc w:val="left"/>
      <w:pPr>
        <w:tabs>
          <w:tab w:val="num" w:pos="8280"/>
        </w:tabs>
        <w:ind w:left="8280" w:hanging="1080"/>
      </w:pPr>
      <w:rPr>
        <w:rFonts w:hint="default"/>
      </w:rPr>
    </w:lvl>
    <w:lvl w:ilvl="6">
      <w:start w:val="1"/>
      <w:numFmt w:val="decimal"/>
      <w:isLgl/>
      <w:lvlText w:val="%1.%2.%3.%4.%5.%6.%7"/>
      <w:lvlJc w:val="left"/>
      <w:pPr>
        <w:tabs>
          <w:tab w:val="num" w:pos="10080"/>
        </w:tabs>
        <w:ind w:left="10080" w:hanging="1440"/>
      </w:pPr>
      <w:rPr>
        <w:rFonts w:hint="default"/>
      </w:rPr>
    </w:lvl>
    <w:lvl w:ilvl="7">
      <w:start w:val="1"/>
      <w:numFmt w:val="decimal"/>
      <w:isLgl/>
      <w:lvlText w:val="%1.%2.%3.%4.%5.%6.%7.%8"/>
      <w:lvlJc w:val="left"/>
      <w:pPr>
        <w:tabs>
          <w:tab w:val="num" w:pos="11520"/>
        </w:tabs>
        <w:ind w:left="11520" w:hanging="1440"/>
      </w:pPr>
      <w:rPr>
        <w:rFonts w:hint="default"/>
      </w:rPr>
    </w:lvl>
    <w:lvl w:ilvl="8">
      <w:start w:val="1"/>
      <w:numFmt w:val="decimal"/>
      <w:isLgl/>
      <w:lvlText w:val="%1.%2.%3.%4.%5.%6.%7.%8.%9"/>
      <w:lvlJc w:val="left"/>
      <w:pPr>
        <w:tabs>
          <w:tab w:val="num" w:pos="13320"/>
        </w:tabs>
        <w:ind w:left="13320" w:hanging="1800"/>
      </w:pPr>
      <w:rPr>
        <w:rFonts w:hint="default"/>
      </w:rPr>
    </w:lvl>
  </w:abstractNum>
  <w:abstractNum w:abstractNumId="13" w15:restartNumberingAfterBreak="0">
    <w:nsid w:val="2B5C2B5A"/>
    <w:multiLevelType w:val="multilevel"/>
    <w:tmpl w:val="B442EC52"/>
    <w:lvl w:ilvl="0">
      <w:start w:val="1"/>
      <w:numFmt w:val="decimal"/>
      <w:pStyle w:val="Style2"/>
      <w:lvlText w:val="%1."/>
      <w:lvlJc w:val="left"/>
      <w:pPr>
        <w:tabs>
          <w:tab w:val="num" w:pos="851"/>
        </w:tabs>
        <w:ind w:left="851" w:hanging="851"/>
      </w:pPr>
      <w:rPr>
        <w:rFonts w:ascii="Arial" w:hAnsi="Arial" w:hint="default"/>
      </w:rPr>
    </w:lvl>
    <w:lvl w:ilvl="1">
      <w:start w:val="1"/>
      <w:numFmt w:val="upperLetter"/>
      <w:pStyle w:val="Style3"/>
      <w:lvlText w:val="%2."/>
      <w:lvlJc w:val="left"/>
      <w:pPr>
        <w:tabs>
          <w:tab w:val="num" w:pos="1701"/>
        </w:tabs>
        <w:ind w:left="1701" w:hanging="850"/>
      </w:pPr>
      <w:rPr>
        <w:rFonts w:hint="default"/>
      </w:rPr>
    </w:lvl>
    <w:lvl w:ilvl="2">
      <w:start w:val="1"/>
      <w:numFmt w:val="lowerRoman"/>
      <w:pStyle w:val="Style4"/>
      <w:lvlText w:val="%3."/>
      <w:lvlJc w:val="left"/>
      <w:pPr>
        <w:tabs>
          <w:tab w:val="num" w:pos="2552"/>
        </w:tabs>
        <w:ind w:left="2552" w:hanging="851"/>
      </w:pPr>
      <w:rPr>
        <w:rFonts w:hint="default"/>
      </w:rPr>
    </w:lvl>
    <w:lvl w:ilvl="3">
      <w:start w:val="1"/>
      <w:numFmt w:val="lowerLetter"/>
      <w:lvlText w:val="%4."/>
      <w:lvlJc w:val="left"/>
      <w:pPr>
        <w:tabs>
          <w:tab w:val="num" w:pos="3402"/>
        </w:tabs>
        <w:ind w:left="3402" w:hanging="851"/>
      </w:pPr>
      <w:rPr>
        <w:rFonts w:hint="default"/>
      </w:rPr>
    </w:lvl>
    <w:lvl w:ilvl="4">
      <w:start w:val="1"/>
      <w:numFmt w:val="decimal"/>
      <w:lvlText w:val="%1.%2.%3.%4.%5."/>
      <w:lvlJc w:val="left"/>
      <w:pPr>
        <w:tabs>
          <w:tab w:val="num" w:pos="1669"/>
        </w:tabs>
        <w:ind w:left="1381" w:hanging="792"/>
      </w:pPr>
      <w:rPr>
        <w:rFonts w:hint="default"/>
      </w:rPr>
    </w:lvl>
    <w:lvl w:ilvl="5">
      <w:start w:val="1"/>
      <w:numFmt w:val="decimal"/>
      <w:lvlText w:val="%1.%2.%3.%4.%5.%6."/>
      <w:lvlJc w:val="left"/>
      <w:pPr>
        <w:tabs>
          <w:tab w:val="num" w:pos="2029"/>
        </w:tabs>
        <w:ind w:left="1885" w:hanging="936"/>
      </w:pPr>
      <w:rPr>
        <w:rFonts w:hint="default"/>
      </w:rPr>
    </w:lvl>
    <w:lvl w:ilvl="6">
      <w:start w:val="1"/>
      <w:numFmt w:val="decimal"/>
      <w:lvlText w:val="%1.%2.%3.%4.%5.%6.%7."/>
      <w:lvlJc w:val="left"/>
      <w:pPr>
        <w:tabs>
          <w:tab w:val="num" w:pos="2749"/>
        </w:tabs>
        <w:ind w:left="2389" w:hanging="1080"/>
      </w:pPr>
      <w:rPr>
        <w:rFonts w:hint="default"/>
      </w:rPr>
    </w:lvl>
    <w:lvl w:ilvl="7">
      <w:start w:val="1"/>
      <w:numFmt w:val="decimal"/>
      <w:lvlText w:val="%1.%2.%3.%4.%5.%6.%7.%8."/>
      <w:lvlJc w:val="left"/>
      <w:pPr>
        <w:tabs>
          <w:tab w:val="num" w:pos="3109"/>
        </w:tabs>
        <w:ind w:left="2893" w:hanging="1224"/>
      </w:pPr>
      <w:rPr>
        <w:rFonts w:hint="default"/>
      </w:rPr>
    </w:lvl>
    <w:lvl w:ilvl="8">
      <w:start w:val="1"/>
      <w:numFmt w:val="decimal"/>
      <w:lvlText w:val="%1.%2.%3.%4.%5.%6.%7.%8.%9."/>
      <w:lvlJc w:val="left"/>
      <w:pPr>
        <w:tabs>
          <w:tab w:val="num" w:pos="3829"/>
        </w:tabs>
        <w:ind w:left="3469" w:hanging="1440"/>
      </w:pPr>
      <w:rPr>
        <w:rFonts w:hint="default"/>
      </w:rPr>
    </w:lvl>
  </w:abstractNum>
  <w:abstractNum w:abstractNumId="14" w15:restartNumberingAfterBreak="0">
    <w:nsid w:val="2C8813E7"/>
    <w:multiLevelType w:val="hybridMultilevel"/>
    <w:tmpl w:val="C2E2E81A"/>
    <w:lvl w:ilvl="0" w:tplc="92729DF8">
      <w:start w:val="1"/>
      <w:numFmt w:val="bullet"/>
      <w:lvlText w:val=""/>
      <w:lvlJc w:val="left"/>
      <w:pPr>
        <w:tabs>
          <w:tab w:val="num" w:pos="28"/>
        </w:tabs>
        <w:ind w:left="284" w:firstLine="567"/>
      </w:pPr>
      <w:rPr>
        <w:rFonts w:ascii="Symbol" w:hAnsi="Symbol" w:hint="default"/>
      </w:rPr>
    </w:lvl>
    <w:lvl w:ilvl="1" w:tplc="D4D8F1A2">
      <w:start w:val="1"/>
      <w:numFmt w:val="bullet"/>
      <w:pStyle w:val="Bullet2"/>
      <w:lvlText w:val="-"/>
      <w:lvlJc w:val="left"/>
      <w:pPr>
        <w:tabs>
          <w:tab w:val="num" w:pos="257"/>
        </w:tabs>
        <w:ind w:left="513" w:firstLine="567"/>
      </w:pPr>
      <w:rPr>
        <w:rFonts w:ascii="Arial" w:hAnsi="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A77446"/>
    <w:multiLevelType w:val="multilevel"/>
    <w:tmpl w:val="966075B0"/>
    <w:lvl w:ilvl="0">
      <w:start w:val="1"/>
      <w:numFmt w:val="bullet"/>
      <w:pStyle w:val="BodyTextIndent2"/>
      <w:lvlText w:val=""/>
      <w:lvlJc w:val="left"/>
      <w:pPr>
        <w:tabs>
          <w:tab w:val="num" w:pos="360"/>
        </w:tabs>
        <w:ind w:left="360" w:hanging="360"/>
      </w:pPr>
      <w:rPr>
        <w:rFonts w:ascii="Wingdings" w:hAnsi="Wingdings" w:hint="default"/>
      </w:rPr>
    </w:lvl>
    <w:lvl w:ilvl="1">
      <w:start w:val="1"/>
      <w:numFmt w:val="decimal"/>
      <w:isLgl/>
      <w:lvlText w:val="%1.%2"/>
      <w:lvlJc w:val="left"/>
      <w:pPr>
        <w:tabs>
          <w:tab w:val="num" w:pos="851"/>
        </w:tabs>
        <w:ind w:left="851" w:hanging="851"/>
      </w:pPr>
      <w:rPr>
        <w:rFonts w:ascii="Times New Roman" w:hAnsi="Times New Roman" w:hint="default"/>
        <w:b/>
        <w:i/>
        <w:sz w:val="24"/>
      </w:rPr>
    </w:lvl>
    <w:lvl w:ilvl="2">
      <w:start w:val="1"/>
      <w:numFmt w:val="decimal"/>
      <w:isLgl/>
      <w:lvlText w:val="%1.%2.%3"/>
      <w:lvlJc w:val="left"/>
      <w:pPr>
        <w:tabs>
          <w:tab w:val="num" w:pos="851"/>
        </w:tabs>
        <w:ind w:left="851" w:hanging="851"/>
      </w:pPr>
      <w:rPr>
        <w:rFonts w:ascii="Times New Roman" w:hAnsi="Times New Roman" w:hint="default"/>
        <w:b/>
        <w:i/>
        <w:sz w:val="22"/>
      </w:rPr>
    </w:lvl>
    <w:lvl w:ilvl="3">
      <w:start w:val="1"/>
      <w:numFmt w:val="decimal"/>
      <w:isLgl/>
      <w:lvlText w:val="%1.%2.%3.%4"/>
      <w:lvlJc w:val="left"/>
      <w:pPr>
        <w:tabs>
          <w:tab w:val="num" w:pos="851"/>
        </w:tabs>
        <w:ind w:left="851" w:hanging="851"/>
      </w:pPr>
      <w:rPr>
        <w:rFonts w:ascii="Times New Roman" w:hAnsi="Times New Roman" w:hint="default"/>
        <w:b w:val="0"/>
        <w:i/>
        <w:sz w:val="22"/>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8280"/>
        </w:tabs>
        <w:ind w:left="8280" w:hanging="1080"/>
      </w:pPr>
      <w:rPr>
        <w:rFonts w:hint="default"/>
      </w:rPr>
    </w:lvl>
    <w:lvl w:ilvl="6">
      <w:start w:val="1"/>
      <w:numFmt w:val="decimal"/>
      <w:isLgl/>
      <w:lvlText w:val="%1.%2.%3.%4.%5.%6.%7"/>
      <w:lvlJc w:val="left"/>
      <w:pPr>
        <w:tabs>
          <w:tab w:val="num" w:pos="10080"/>
        </w:tabs>
        <w:ind w:left="10080" w:hanging="1440"/>
      </w:pPr>
      <w:rPr>
        <w:rFonts w:hint="default"/>
      </w:rPr>
    </w:lvl>
    <w:lvl w:ilvl="7">
      <w:start w:val="1"/>
      <w:numFmt w:val="decimal"/>
      <w:isLgl/>
      <w:lvlText w:val="%1.%2.%3.%4.%5.%6.%7.%8"/>
      <w:lvlJc w:val="left"/>
      <w:pPr>
        <w:tabs>
          <w:tab w:val="num" w:pos="11520"/>
        </w:tabs>
        <w:ind w:left="11520" w:hanging="1440"/>
      </w:pPr>
      <w:rPr>
        <w:rFonts w:hint="default"/>
      </w:rPr>
    </w:lvl>
    <w:lvl w:ilvl="8">
      <w:start w:val="1"/>
      <w:numFmt w:val="decimal"/>
      <w:isLgl/>
      <w:lvlText w:val="%1.%2.%3.%4.%5.%6.%7.%8.%9"/>
      <w:lvlJc w:val="left"/>
      <w:pPr>
        <w:tabs>
          <w:tab w:val="num" w:pos="13320"/>
        </w:tabs>
        <w:ind w:left="13320" w:hanging="1800"/>
      </w:pPr>
      <w:rPr>
        <w:rFonts w:hint="default"/>
      </w:rPr>
    </w:lvl>
  </w:abstractNum>
  <w:abstractNum w:abstractNumId="16" w15:restartNumberingAfterBreak="0">
    <w:nsid w:val="357B6062"/>
    <w:multiLevelType w:val="hybridMultilevel"/>
    <w:tmpl w:val="2A9870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5B2F6226"/>
    <w:multiLevelType w:val="hybridMultilevel"/>
    <w:tmpl w:val="2A80D2FA"/>
    <w:lvl w:ilvl="0" w:tplc="3E767FEA">
      <w:start w:val="1"/>
      <w:numFmt w:val="bullet"/>
      <w:pStyle w:val="ListBullet2"/>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890250C"/>
    <w:multiLevelType w:val="multilevel"/>
    <w:tmpl w:val="DEE8E396"/>
    <w:lvl w:ilvl="0">
      <w:start w:val="1"/>
      <w:numFmt w:val="bullet"/>
      <w:pStyle w:val="BodyTextIndent"/>
      <w:lvlText w:val=""/>
      <w:lvlJc w:val="left"/>
      <w:pPr>
        <w:tabs>
          <w:tab w:val="num" w:pos="360"/>
        </w:tabs>
        <w:ind w:left="360" w:hanging="360"/>
      </w:pPr>
      <w:rPr>
        <w:rFonts w:ascii="Wingdings" w:hAnsi="Wingdings" w:hint="default"/>
        <w:color w:val="auto"/>
        <w:sz w:val="18"/>
      </w:rPr>
    </w:lvl>
    <w:lvl w:ilvl="1">
      <w:start w:val="1"/>
      <w:numFmt w:val="decimal"/>
      <w:isLgl/>
      <w:lvlText w:val="%1.%2"/>
      <w:lvlJc w:val="left"/>
      <w:pPr>
        <w:tabs>
          <w:tab w:val="num" w:pos="851"/>
        </w:tabs>
        <w:ind w:left="851" w:hanging="851"/>
      </w:pPr>
      <w:rPr>
        <w:rFonts w:ascii="Times New Roman" w:hAnsi="Times New Roman" w:hint="default"/>
        <w:b/>
        <w:i/>
        <w:sz w:val="24"/>
      </w:rPr>
    </w:lvl>
    <w:lvl w:ilvl="2">
      <w:start w:val="1"/>
      <w:numFmt w:val="decimal"/>
      <w:isLgl/>
      <w:lvlText w:val="%1.%2.%3"/>
      <w:lvlJc w:val="left"/>
      <w:pPr>
        <w:tabs>
          <w:tab w:val="num" w:pos="851"/>
        </w:tabs>
        <w:ind w:left="851" w:hanging="851"/>
      </w:pPr>
      <w:rPr>
        <w:rFonts w:ascii="Times New Roman" w:hAnsi="Times New Roman" w:hint="default"/>
        <w:b/>
        <w:i/>
        <w:sz w:val="22"/>
      </w:rPr>
    </w:lvl>
    <w:lvl w:ilvl="3">
      <w:start w:val="1"/>
      <w:numFmt w:val="decimal"/>
      <w:isLgl/>
      <w:lvlText w:val="%1.%2.%3.%4"/>
      <w:lvlJc w:val="left"/>
      <w:pPr>
        <w:tabs>
          <w:tab w:val="num" w:pos="851"/>
        </w:tabs>
        <w:ind w:left="851" w:hanging="851"/>
      </w:pPr>
      <w:rPr>
        <w:rFonts w:ascii="Times New Roman" w:hAnsi="Times New Roman" w:hint="default"/>
        <w:b w:val="0"/>
        <w:i/>
        <w:sz w:val="22"/>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8280"/>
        </w:tabs>
        <w:ind w:left="8280" w:hanging="1080"/>
      </w:pPr>
      <w:rPr>
        <w:rFonts w:hint="default"/>
      </w:rPr>
    </w:lvl>
    <w:lvl w:ilvl="6">
      <w:start w:val="1"/>
      <w:numFmt w:val="decimal"/>
      <w:isLgl/>
      <w:lvlText w:val="%1.%2.%3.%4.%5.%6.%7"/>
      <w:lvlJc w:val="left"/>
      <w:pPr>
        <w:tabs>
          <w:tab w:val="num" w:pos="10080"/>
        </w:tabs>
        <w:ind w:left="10080" w:hanging="1440"/>
      </w:pPr>
      <w:rPr>
        <w:rFonts w:hint="default"/>
      </w:rPr>
    </w:lvl>
    <w:lvl w:ilvl="7">
      <w:start w:val="1"/>
      <w:numFmt w:val="decimal"/>
      <w:isLgl/>
      <w:lvlText w:val="%1.%2.%3.%4.%5.%6.%7.%8"/>
      <w:lvlJc w:val="left"/>
      <w:pPr>
        <w:tabs>
          <w:tab w:val="num" w:pos="11520"/>
        </w:tabs>
        <w:ind w:left="11520" w:hanging="1440"/>
      </w:pPr>
      <w:rPr>
        <w:rFonts w:hint="default"/>
      </w:rPr>
    </w:lvl>
    <w:lvl w:ilvl="8">
      <w:start w:val="1"/>
      <w:numFmt w:val="decimal"/>
      <w:isLgl/>
      <w:lvlText w:val="%1.%2.%3.%4.%5.%6.%7.%8.%9"/>
      <w:lvlJc w:val="left"/>
      <w:pPr>
        <w:tabs>
          <w:tab w:val="num" w:pos="13320"/>
        </w:tabs>
        <w:ind w:left="13320" w:hanging="1800"/>
      </w:pPr>
      <w:rPr>
        <w:rFonts w:hint="default"/>
      </w:rPr>
    </w:lvl>
  </w:abstractNum>
  <w:abstractNum w:abstractNumId="19" w15:restartNumberingAfterBreak="0">
    <w:nsid w:val="6AB32E08"/>
    <w:multiLevelType w:val="hybridMultilevel"/>
    <w:tmpl w:val="5D028E24"/>
    <w:lvl w:ilvl="0" w:tplc="0908C612">
      <w:start w:val="1"/>
      <mc:AlternateContent>
        <mc:Choice Requires="w14">
          <w:numFmt w:val="custom" w:format="001, 002, 003, ..."/>
        </mc:Choice>
        <mc:Fallback>
          <w:numFmt w:val="decimal"/>
        </mc:Fallback>
      </mc:AlternateContent>
      <w:pStyle w:val="noReq-1"/>
      <w:lvlText w:val="s%1"/>
      <w:lvlJc w:val="left"/>
      <w:pPr>
        <w:ind w:left="1800" w:hanging="360"/>
      </w:pPr>
      <w:rPr>
        <w:rFonts w:ascii="Arial Narrow" w:hAnsi="Arial Narrow" w:hint="default"/>
        <w:b w:val="0"/>
        <w:bCs w:val="0"/>
        <w:i w:val="0"/>
        <w:iCs w:val="0"/>
        <w:caps w:val="0"/>
        <w:smallCaps w:val="0"/>
        <w:strike w:val="0"/>
        <w:dstrike w:val="0"/>
        <w:noProof w:val="0"/>
        <w:vanish w:val="0"/>
        <w:color w:val="auto"/>
        <w:spacing w:val="0"/>
        <w:kern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start w:val="1"/>
      <w:numFmt w:val="lowerLetter"/>
      <w:lvlText w:val="%2."/>
      <w:lvlJc w:val="left"/>
      <w:pPr>
        <w:ind w:left="1634" w:hanging="360"/>
      </w:pPr>
    </w:lvl>
    <w:lvl w:ilvl="2" w:tplc="1C09001B">
      <w:start w:val="1"/>
      <w:numFmt w:val="lowerRoman"/>
      <w:lvlText w:val="%3."/>
      <w:lvlJc w:val="right"/>
      <w:pPr>
        <w:ind w:left="2354" w:hanging="180"/>
      </w:pPr>
    </w:lvl>
    <w:lvl w:ilvl="3" w:tplc="1C09000F" w:tentative="1">
      <w:start w:val="1"/>
      <w:numFmt w:val="decimal"/>
      <w:lvlText w:val="%4."/>
      <w:lvlJc w:val="left"/>
      <w:pPr>
        <w:ind w:left="3074" w:hanging="360"/>
      </w:pPr>
    </w:lvl>
    <w:lvl w:ilvl="4" w:tplc="1C090019" w:tentative="1">
      <w:start w:val="1"/>
      <w:numFmt w:val="lowerLetter"/>
      <w:lvlText w:val="%5."/>
      <w:lvlJc w:val="left"/>
      <w:pPr>
        <w:ind w:left="3794" w:hanging="360"/>
      </w:pPr>
    </w:lvl>
    <w:lvl w:ilvl="5" w:tplc="1C09001B" w:tentative="1">
      <w:start w:val="1"/>
      <w:numFmt w:val="lowerRoman"/>
      <w:lvlText w:val="%6."/>
      <w:lvlJc w:val="right"/>
      <w:pPr>
        <w:ind w:left="4514" w:hanging="180"/>
      </w:pPr>
    </w:lvl>
    <w:lvl w:ilvl="6" w:tplc="1C09000F" w:tentative="1">
      <w:start w:val="1"/>
      <w:numFmt w:val="decimal"/>
      <w:lvlText w:val="%7."/>
      <w:lvlJc w:val="left"/>
      <w:pPr>
        <w:ind w:left="5234" w:hanging="360"/>
      </w:pPr>
    </w:lvl>
    <w:lvl w:ilvl="7" w:tplc="1C090019" w:tentative="1">
      <w:start w:val="1"/>
      <w:numFmt w:val="lowerLetter"/>
      <w:lvlText w:val="%8."/>
      <w:lvlJc w:val="left"/>
      <w:pPr>
        <w:ind w:left="5954" w:hanging="360"/>
      </w:pPr>
    </w:lvl>
    <w:lvl w:ilvl="8" w:tplc="1C09001B" w:tentative="1">
      <w:start w:val="1"/>
      <w:numFmt w:val="lowerRoman"/>
      <w:lvlText w:val="%9."/>
      <w:lvlJc w:val="right"/>
      <w:pPr>
        <w:ind w:left="6674" w:hanging="180"/>
      </w:pPr>
    </w:lvl>
  </w:abstractNum>
  <w:abstractNum w:abstractNumId="20" w15:restartNumberingAfterBreak="0">
    <w:nsid w:val="7D1976AC"/>
    <w:multiLevelType w:val="multilevel"/>
    <w:tmpl w:val="D8B06354"/>
    <w:lvl w:ilvl="0">
      <w:start w:val="1"/>
      <w:numFmt w:val="decimal"/>
      <w:pStyle w:val="HeadingBlockII"/>
      <w:lvlText w:val="%1."/>
      <w:lvlJc w:val="left"/>
      <w:pPr>
        <w:tabs>
          <w:tab w:val="num" w:pos="0"/>
        </w:tabs>
        <w:ind w:left="0" w:hanging="2835"/>
      </w:pPr>
      <w:rPr>
        <w:rFonts w:hint="default"/>
        <w:b/>
        <w:i w:val="0"/>
        <w:color w:val="808080"/>
        <w:sz w:val="20"/>
      </w:rPr>
    </w:lvl>
    <w:lvl w:ilvl="1">
      <w:start w:val="1"/>
      <w:numFmt w:val="decimal"/>
      <w:lvlText w:val="%1.%2"/>
      <w:lvlJc w:val="left"/>
      <w:pPr>
        <w:tabs>
          <w:tab w:val="num" w:pos="0"/>
        </w:tabs>
        <w:ind w:left="0" w:hanging="2835"/>
      </w:pPr>
      <w:rPr>
        <w:rFonts w:hint="default"/>
        <w:b/>
        <w:i w:val="0"/>
        <w:caps w:val="0"/>
        <w:strike w:val="0"/>
        <w:dstrike w:val="0"/>
        <w:vanish w:val="0"/>
        <w:color w:val="80808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134"/>
        </w:tabs>
        <w:ind w:left="1134" w:hanging="1134"/>
      </w:pPr>
      <w:rPr>
        <w:rFonts w:hint="default"/>
        <w:b/>
        <w:i w:val="0"/>
        <w:sz w:val="28"/>
      </w:rPr>
    </w:lvl>
    <w:lvl w:ilvl="3">
      <w:start w:val="1"/>
      <w:numFmt w:val="decimal"/>
      <w:lvlText w:val="%1.%2.%3.%4"/>
      <w:lvlJc w:val="left"/>
      <w:pPr>
        <w:tabs>
          <w:tab w:val="num" w:pos="1134"/>
        </w:tabs>
        <w:ind w:left="1134" w:hanging="1134"/>
      </w:pPr>
      <w:rPr>
        <w:rFonts w:ascii="Arial Bold" w:hAnsi="Arial Bold" w:hint="default"/>
        <w:b/>
        <w:i w:val="0"/>
        <w:sz w:val="24"/>
      </w:rPr>
    </w:lvl>
    <w:lvl w:ilvl="4">
      <w:start w:val="1"/>
      <w:numFmt w:val="upperLetter"/>
      <w:lvlText w:val="%5."/>
      <w:lvlJc w:val="left"/>
      <w:pPr>
        <w:tabs>
          <w:tab w:val="num" w:pos="1134"/>
        </w:tabs>
        <w:ind w:left="1134" w:hanging="567"/>
      </w:pPr>
      <w:rPr>
        <w:rFonts w:ascii="Arial Bold" w:hAnsi="Arial Bold" w:hint="default"/>
        <w:b/>
        <w:i w:val="0"/>
        <w:sz w:val="22"/>
      </w:rPr>
    </w:lvl>
    <w:lvl w:ilvl="5">
      <w:start w:val="1"/>
      <w:numFmt w:val="lowerRoman"/>
      <w:lvlText w:val="(%6)"/>
      <w:lvlJc w:val="left"/>
      <w:pPr>
        <w:tabs>
          <w:tab w:val="num" w:pos="1080"/>
        </w:tabs>
        <w:ind w:left="567" w:hanging="567"/>
      </w:pPr>
      <w:rPr>
        <w:rFonts w:hint="default"/>
      </w:rPr>
    </w:lvl>
    <w:lvl w:ilvl="6">
      <w:start w:val="1"/>
      <w:numFmt w:val="decimal"/>
      <w:lvlText w:val="%1.%2.%3.%4.%5.%6.%7"/>
      <w:lvlJc w:val="left"/>
      <w:pPr>
        <w:tabs>
          <w:tab w:val="num" w:pos="-1539"/>
        </w:tabs>
        <w:ind w:left="-1539" w:hanging="1296"/>
      </w:pPr>
      <w:rPr>
        <w:rFonts w:hint="default"/>
      </w:rPr>
    </w:lvl>
    <w:lvl w:ilvl="7">
      <w:start w:val="1"/>
      <w:numFmt w:val="decimal"/>
      <w:lvlText w:val="%1.%2.%3.%4.%5.%6.%7.%8"/>
      <w:lvlJc w:val="left"/>
      <w:pPr>
        <w:tabs>
          <w:tab w:val="num" w:pos="-1395"/>
        </w:tabs>
        <w:ind w:left="-1395" w:hanging="1440"/>
      </w:pPr>
      <w:rPr>
        <w:rFonts w:hint="default"/>
      </w:rPr>
    </w:lvl>
    <w:lvl w:ilvl="8">
      <w:start w:val="1"/>
      <w:numFmt w:val="decimal"/>
      <w:lvlText w:val="%1.%2.%3.%4.%5.%6.%7.%8.%9"/>
      <w:lvlJc w:val="left"/>
      <w:pPr>
        <w:tabs>
          <w:tab w:val="num" w:pos="-1251"/>
        </w:tabs>
        <w:ind w:left="-1251" w:hanging="1584"/>
      </w:pPr>
      <w:rPr>
        <w:rFonts w:hint="default"/>
      </w:rPr>
    </w:lvl>
  </w:abstractNum>
  <w:num w:numId="1" w16cid:durableId="1203401942">
    <w:abstractNumId w:val="12"/>
  </w:num>
  <w:num w:numId="2" w16cid:durableId="967396390">
    <w:abstractNumId w:val="20"/>
  </w:num>
  <w:num w:numId="3" w16cid:durableId="1852449824">
    <w:abstractNumId w:val="18"/>
  </w:num>
  <w:num w:numId="4" w16cid:durableId="1601058912">
    <w:abstractNumId w:val="11"/>
  </w:num>
  <w:num w:numId="5" w16cid:durableId="813571944">
    <w:abstractNumId w:val="14"/>
  </w:num>
  <w:num w:numId="6" w16cid:durableId="467212551">
    <w:abstractNumId w:val="12"/>
  </w:num>
  <w:num w:numId="7" w16cid:durableId="1541211772">
    <w:abstractNumId w:val="7"/>
  </w:num>
  <w:num w:numId="8" w16cid:durableId="1154104605">
    <w:abstractNumId w:val="5"/>
  </w:num>
  <w:num w:numId="9" w16cid:durableId="1751850690">
    <w:abstractNumId w:val="17"/>
  </w:num>
  <w:num w:numId="10" w16cid:durableId="2118595725">
    <w:abstractNumId w:val="3"/>
  </w:num>
  <w:num w:numId="11" w16cid:durableId="583302228">
    <w:abstractNumId w:val="8"/>
  </w:num>
  <w:num w:numId="12" w16cid:durableId="665669906">
    <w:abstractNumId w:val="2"/>
  </w:num>
  <w:num w:numId="13" w16cid:durableId="1263026854">
    <w:abstractNumId w:val="4"/>
  </w:num>
  <w:num w:numId="14" w16cid:durableId="1283850524">
    <w:abstractNumId w:val="0"/>
  </w:num>
  <w:num w:numId="15" w16cid:durableId="634413379">
    <w:abstractNumId w:val="1"/>
  </w:num>
  <w:num w:numId="16" w16cid:durableId="1299719906">
    <w:abstractNumId w:val="19"/>
  </w:num>
  <w:num w:numId="17" w16cid:durableId="782766075">
    <w:abstractNumId w:val="15"/>
  </w:num>
  <w:num w:numId="18" w16cid:durableId="278688351">
    <w:abstractNumId w:val="13"/>
  </w:num>
  <w:num w:numId="19" w16cid:durableId="792864974">
    <w:abstractNumId w:val="9"/>
  </w:num>
  <w:num w:numId="20" w16cid:durableId="350954755">
    <w:abstractNumId w:val="6"/>
  </w:num>
  <w:num w:numId="21" w16cid:durableId="1725904687">
    <w:abstractNumId w:val="12"/>
  </w:num>
  <w:num w:numId="22" w16cid:durableId="1323852128">
    <w:abstractNumId w:val="12"/>
  </w:num>
  <w:num w:numId="23" w16cid:durableId="845437154">
    <w:abstractNumId w:val="10"/>
  </w:num>
  <w:num w:numId="24" w16cid:durableId="519467978">
    <w:abstractNumId w:val="12"/>
  </w:num>
  <w:num w:numId="25" w16cid:durableId="1066147028">
    <w:abstractNumId w:val="12"/>
  </w:num>
  <w:num w:numId="26" w16cid:durableId="2088262342">
    <w:abstractNumId w:val="16"/>
  </w:num>
  <w:num w:numId="27" w16cid:durableId="1771467696">
    <w:abstractNumId w:val="12"/>
  </w:num>
  <w:num w:numId="28" w16cid:durableId="471097421">
    <w:abstractNumId w:val="12"/>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bongile Bantubani">
    <w15:presenceInfo w15:providerId="AD" w15:userId="S::Sim.d@afrinov.co.za::c61536a4-77f3-4b10-9b26-fc71b2265d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7BA"/>
    <w:rsid w:val="00000F33"/>
    <w:rsid w:val="00001340"/>
    <w:rsid w:val="000018BF"/>
    <w:rsid w:val="000023CB"/>
    <w:rsid w:val="00002BFC"/>
    <w:rsid w:val="00002E78"/>
    <w:rsid w:val="00003CD6"/>
    <w:rsid w:val="00004330"/>
    <w:rsid w:val="00005A74"/>
    <w:rsid w:val="00006C19"/>
    <w:rsid w:val="00007278"/>
    <w:rsid w:val="00007B9F"/>
    <w:rsid w:val="00007D9F"/>
    <w:rsid w:val="0001225C"/>
    <w:rsid w:val="00012880"/>
    <w:rsid w:val="0001486F"/>
    <w:rsid w:val="00015188"/>
    <w:rsid w:val="000151D5"/>
    <w:rsid w:val="0001540A"/>
    <w:rsid w:val="000156CB"/>
    <w:rsid w:val="0001667C"/>
    <w:rsid w:val="000167D4"/>
    <w:rsid w:val="000168DF"/>
    <w:rsid w:val="00016D1B"/>
    <w:rsid w:val="00016F18"/>
    <w:rsid w:val="00017250"/>
    <w:rsid w:val="00017AE2"/>
    <w:rsid w:val="000205F1"/>
    <w:rsid w:val="000210C5"/>
    <w:rsid w:val="00021269"/>
    <w:rsid w:val="00021522"/>
    <w:rsid w:val="000216D1"/>
    <w:rsid w:val="000224D8"/>
    <w:rsid w:val="00022D02"/>
    <w:rsid w:val="00024152"/>
    <w:rsid w:val="00026359"/>
    <w:rsid w:val="000275D9"/>
    <w:rsid w:val="00027960"/>
    <w:rsid w:val="00030531"/>
    <w:rsid w:val="00031561"/>
    <w:rsid w:val="00031F7B"/>
    <w:rsid w:val="00031FF4"/>
    <w:rsid w:val="0003308D"/>
    <w:rsid w:val="00033BF5"/>
    <w:rsid w:val="000353A5"/>
    <w:rsid w:val="00036164"/>
    <w:rsid w:val="000361E2"/>
    <w:rsid w:val="000362C8"/>
    <w:rsid w:val="000366DA"/>
    <w:rsid w:val="00040D6C"/>
    <w:rsid w:val="00041AA7"/>
    <w:rsid w:val="00041F0D"/>
    <w:rsid w:val="00041F11"/>
    <w:rsid w:val="0004296D"/>
    <w:rsid w:val="00042AC5"/>
    <w:rsid w:val="0004394F"/>
    <w:rsid w:val="000453B8"/>
    <w:rsid w:val="000462FB"/>
    <w:rsid w:val="00046889"/>
    <w:rsid w:val="00046B35"/>
    <w:rsid w:val="00046C44"/>
    <w:rsid w:val="00046ED3"/>
    <w:rsid w:val="000470BF"/>
    <w:rsid w:val="0004792A"/>
    <w:rsid w:val="00047CC6"/>
    <w:rsid w:val="00050027"/>
    <w:rsid w:val="0005313E"/>
    <w:rsid w:val="0005355F"/>
    <w:rsid w:val="0005379E"/>
    <w:rsid w:val="0005454E"/>
    <w:rsid w:val="00054806"/>
    <w:rsid w:val="00054A2C"/>
    <w:rsid w:val="00056CBC"/>
    <w:rsid w:val="00057508"/>
    <w:rsid w:val="000603A6"/>
    <w:rsid w:val="000628DB"/>
    <w:rsid w:val="00063F56"/>
    <w:rsid w:val="00064E49"/>
    <w:rsid w:val="0006518B"/>
    <w:rsid w:val="00065D6F"/>
    <w:rsid w:val="00066025"/>
    <w:rsid w:val="00066B4E"/>
    <w:rsid w:val="00066E38"/>
    <w:rsid w:val="00067AC3"/>
    <w:rsid w:val="00067BBF"/>
    <w:rsid w:val="00070019"/>
    <w:rsid w:val="000700D6"/>
    <w:rsid w:val="000702EA"/>
    <w:rsid w:val="0007084E"/>
    <w:rsid w:val="00071115"/>
    <w:rsid w:val="00071A65"/>
    <w:rsid w:val="00072F60"/>
    <w:rsid w:val="00073347"/>
    <w:rsid w:val="000742C1"/>
    <w:rsid w:val="0007469F"/>
    <w:rsid w:val="000762B7"/>
    <w:rsid w:val="00076823"/>
    <w:rsid w:val="00077037"/>
    <w:rsid w:val="0007792A"/>
    <w:rsid w:val="00077CDA"/>
    <w:rsid w:val="00077CEC"/>
    <w:rsid w:val="00080AD6"/>
    <w:rsid w:val="00080AF5"/>
    <w:rsid w:val="00083195"/>
    <w:rsid w:val="00083765"/>
    <w:rsid w:val="00084765"/>
    <w:rsid w:val="000847C8"/>
    <w:rsid w:val="00084A10"/>
    <w:rsid w:val="00084CAA"/>
    <w:rsid w:val="00085704"/>
    <w:rsid w:val="0008586C"/>
    <w:rsid w:val="00085D67"/>
    <w:rsid w:val="0008674D"/>
    <w:rsid w:val="00086EC0"/>
    <w:rsid w:val="00087521"/>
    <w:rsid w:val="00091473"/>
    <w:rsid w:val="00091B4B"/>
    <w:rsid w:val="00091C0F"/>
    <w:rsid w:val="0009517E"/>
    <w:rsid w:val="00095863"/>
    <w:rsid w:val="0009654F"/>
    <w:rsid w:val="0009655A"/>
    <w:rsid w:val="00096CFA"/>
    <w:rsid w:val="0009706C"/>
    <w:rsid w:val="0009710E"/>
    <w:rsid w:val="000971BA"/>
    <w:rsid w:val="000973A4"/>
    <w:rsid w:val="00097443"/>
    <w:rsid w:val="000A0076"/>
    <w:rsid w:val="000A00FD"/>
    <w:rsid w:val="000A182A"/>
    <w:rsid w:val="000A19F9"/>
    <w:rsid w:val="000A2725"/>
    <w:rsid w:val="000A2BBE"/>
    <w:rsid w:val="000A3305"/>
    <w:rsid w:val="000A3B12"/>
    <w:rsid w:val="000A437C"/>
    <w:rsid w:val="000A46A3"/>
    <w:rsid w:val="000A51EC"/>
    <w:rsid w:val="000A5238"/>
    <w:rsid w:val="000A61A9"/>
    <w:rsid w:val="000A6310"/>
    <w:rsid w:val="000A6D9D"/>
    <w:rsid w:val="000B0321"/>
    <w:rsid w:val="000B03A5"/>
    <w:rsid w:val="000B06BD"/>
    <w:rsid w:val="000B0B39"/>
    <w:rsid w:val="000B0EFE"/>
    <w:rsid w:val="000B13AC"/>
    <w:rsid w:val="000B1816"/>
    <w:rsid w:val="000B2611"/>
    <w:rsid w:val="000B2A37"/>
    <w:rsid w:val="000B2CBE"/>
    <w:rsid w:val="000B37E4"/>
    <w:rsid w:val="000B3D3E"/>
    <w:rsid w:val="000B4554"/>
    <w:rsid w:val="000B456F"/>
    <w:rsid w:val="000B46FB"/>
    <w:rsid w:val="000B4A37"/>
    <w:rsid w:val="000B5744"/>
    <w:rsid w:val="000B5852"/>
    <w:rsid w:val="000B628B"/>
    <w:rsid w:val="000B716C"/>
    <w:rsid w:val="000B75F0"/>
    <w:rsid w:val="000B7CA6"/>
    <w:rsid w:val="000C02BA"/>
    <w:rsid w:val="000C033C"/>
    <w:rsid w:val="000C1D89"/>
    <w:rsid w:val="000C29AC"/>
    <w:rsid w:val="000C2E6F"/>
    <w:rsid w:val="000C3765"/>
    <w:rsid w:val="000C3DBD"/>
    <w:rsid w:val="000C4C4D"/>
    <w:rsid w:val="000C5676"/>
    <w:rsid w:val="000C5CA3"/>
    <w:rsid w:val="000C7B62"/>
    <w:rsid w:val="000D402F"/>
    <w:rsid w:val="000D47EA"/>
    <w:rsid w:val="000D6EC9"/>
    <w:rsid w:val="000E0901"/>
    <w:rsid w:val="000E099B"/>
    <w:rsid w:val="000E1C2F"/>
    <w:rsid w:val="000E1E85"/>
    <w:rsid w:val="000E328B"/>
    <w:rsid w:val="000E457D"/>
    <w:rsid w:val="000E4D48"/>
    <w:rsid w:val="000E50F1"/>
    <w:rsid w:val="000E671A"/>
    <w:rsid w:val="000E7709"/>
    <w:rsid w:val="000E7A9C"/>
    <w:rsid w:val="000F0CAE"/>
    <w:rsid w:val="000F11FB"/>
    <w:rsid w:val="000F1532"/>
    <w:rsid w:val="000F156B"/>
    <w:rsid w:val="000F2783"/>
    <w:rsid w:val="000F2F09"/>
    <w:rsid w:val="000F2FA2"/>
    <w:rsid w:val="000F37A3"/>
    <w:rsid w:val="000F3B27"/>
    <w:rsid w:val="000F3DAC"/>
    <w:rsid w:val="000F4A6C"/>
    <w:rsid w:val="000F4B8E"/>
    <w:rsid w:val="000F4D4F"/>
    <w:rsid w:val="000F53DB"/>
    <w:rsid w:val="000F608E"/>
    <w:rsid w:val="000F70C2"/>
    <w:rsid w:val="000F7ABD"/>
    <w:rsid w:val="000F7B80"/>
    <w:rsid w:val="000F7F05"/>
    <w:rsid w:val="00100950"/>
    <w:rsid w:val="00101816"/>
    <w:rsid w:val="001027A8"/>
    <w:rsid w:val="001035D8"/>
    <w:rsid w:val="001044A5"/>
    <w:rsid w:val="0010485F"/>
    <w:rsid w:val="00104BBF"/>
    <w:rsid w:val="00106030"/>
    <w:rsid w:val="00110D4A"/>
    <w:rsid w:val="001117D6"/>
    <w:rsid w:val="00111CEF"/>
    <w:rsid w:val="00113185"/>
    <w:rsid w:val="00113CE2"/>
    <w:rsid w:val="0011439F"/>
    <w:rsid w:val="0011479B"/>
    <w:rsid w:val="00115E46"/>
    <w:rsid w:val="00116B21"/>
    <w:rsid w:val="001170A2"/>
    <w:rsid w:val="00117650"/>
    <w:rsid w:val="0012025F"/>
    <w:rsid w:val="00120562"/>
    <w:rsid w:val="00120DAB"/>
    <w:rsid w:val="00121898"/>
    <w:rsid w:val="001218C4"/>
    <w:rsid w:val="00122ABC"/>
    <w:rsid w:val="00122BB1"/>
    <w:rsid w:val="00123673"/>
    <w:rsid w:val="00124044"/>
    <w:rsid w:val="001242B5"/>
    <w:rsid w:val="00126A3F"/>
    <w:rsid w:val="00130822"/>
    <w:rsid w:val="0013088E"/>
    <w:rsid w:val="001314FE"/>
    <w:rsid w:val="001333D2"/>
    <w:rsid w:val="001344C1"/>
    <w:rsid w:val="00134B57"/>
    <w:rsid w:val="00135110"/>
    <w:rsid w:val="00135F7D"/>
    <w:rsid w:val="00136000"/>
    <w:rsid w:val="00136DE7"/>
    <w:rsid w:val="00137365"/>
    <w:rsid w:val="00137484"/>
    <w:rsid w:val="001400B3"/>
    <w:rsid w:val="0014112C"/>
    <w:rsid w:val="00142403"/>
    <w:rsid w:val="00145E69"/>
    <w:rsid w:val="001464D5"/>
    <w:rsid w:val="0015037E"/>
    <w:rsid w:val="00151406"/>
    <w:rsid w:val="00151811"/>
    <w:rsid w:val="001519EC"/>
    <w:rsid w:val="001532BE"/>
    <w:rsid w:val="001535BB"/>
    <w:rsid w:val="001553F3"/>
    <w:rsid w:val="00156ED9"/>
    <w:rsid w:val="00157A61"/>
    <w:rsid w:val="0016050B"/>
    <w:rsid w:val="0016091A"/>
    <w:rsid w:val="00160C28"/>
    <w:rsid w:val="001613FD"/>
    <w:rsid w:val="001617E5"/>
    <w:rsid w:val="00162098"/>
    <w:rsid w:val="001620C7"/>
    <w:rsid w:val="00162A45"/>
    <w:rsid w:val="001635DD"/>
    <w:rsid w:val="00163685"/>
    <w:rsid w:val="0016393A"/>
    <w:rsid w:val="00163993"/>
    <w:rsid w:val="00163D49"/>
    <w:rsid w:val="00164544"/>
    <w:rsid w:val="00165148"/>
    <w:rsid w:val="00165F9D"/>
    <w:rsid w:val="001664FF"/>
    <w:rsid w:val="00166C6D"/>
    <w:rsid w:val="00167452"/>
    <w:rsid w:val="001675E0"/>
    <w:rsid w:val="00167671"/>
    <w:rsid w:val="0017066E"/>
    <w:rsid w:val="00170D8F"/>
    <w:rsid w:val="0017152D"/>
    <w:rsid w:val="00172E97"/>
    <w:rsid w:val="0017416B"/>
    <w:rsid w:val="001746F6"/>
    <w:rsid w:val="00175746"/>
    <w:rsid w:val="00177AA3"/>
    <w:rsid w:val="00177E6B"/>
    <w:rsid w:val="00181704"/>
    <w:rsid w:val="00181D51"/>
    <w:rsid w:val="00181D9C"/>
    <w:rsid w:val="00181F3B"/>
    <w:rsid w:val="001823FF"/>
    <w:rsid w:val="00182D2F"/>
    <w:rsid w:val="00183322"/>
    <w:rsid w:val="001839F3"/>
    <w:rsid w:val="00184056"/>
    <w:rsid w:val="001845A6"/>
    <w:rsid w:val="00184CD9"/>
    <w:rsid w:val="00185301"/>
    <w:rsid w:val="00185FD8"/>
    <w:rsid w:val="001865FA"/>
    <w:rsid w:val="001867E1"/>
    <w:rsid w:val="00186C25"/>
    <w:rsid w:val="00190A45"/>
    <w:rsid w:val="0019114D"/>
    <w:rsid w:val="0019258A"/>
    <w:rsid w:val="0019282C"/>
    <w:rsid w:val="00192A41"/>
    <w:rsid w:val="00192ACC"/>
    <w:rsid w:val="0019385D"/>
    <w:rsid w:val="00193A8B"/>
    <w:rsid w:val="00193E5E"/>
    <w:rsid w:val="00194FE0"/>
    <w:rsid w:val="0019505D"/>
    <w:rsid w:val="00195A40"/>
    <w:rsid w:val="0019639A"/>
    <w:rsid w:val="00196708"/>
    <w:rsid w:val="001971ED"/>
    <w:rsid w:val="00197286"/>
    <w:rsid w:val="00197776"/>
    <w:rsid w:val="001A03C7"/>
    <w:rsid w:val="001A20A6"/>
    <w:rsid w:val="001A2E40"/>
    <w:rsid w:val="001A3C7E"/>
    <w:rsid w:val="001A4970"/>
    <w:rsid w:val="001A4B4D"/>
    <w:rsid w:val="001A4C14"/>
    <w:rsid w:val="001A4D60"/>
    <w:rsid w:val="001A6776"/>
    <w:rsid w:val="001B083C"/>
    <w:rsid w:val="001B0895"/>
    <w:rsid w:val="001B0CB5"/>
    <w:rsid w:val="001B0E72"/>
    <w:rsid w:val="001B0EFC"/>
    <w:rsid w:val="001B10E4"/>
    <w:rsid w:val="001B1951"/>
    <w:rsid w:val="001B1BEA"/>
    <w:rsid w:val="001B2268"/>
    <w:rsid w:val="001B24CE"/>
    <w:rsid w:val="001B2578"/>
    <w:rsid w:val="001B2856"/>
    <w:rsid w:val="001B291C"/>
    <w:rsid w:val="001B2D96"/>
    <w:rsid w:val="001B3D05"/>
    <w:rsid w:val="001B4A2F"/>
    <w:rsid w:val="001B5E73"/>
    <w:rsid w:val="001B62AD"/>
    <w:rsid w:val="001B630F"/>
    <w:rsid w:val="001B69D4"/>
    <w:rsid w:val="001B78DF"/>
    <w:rsid w:val="001B7AB1"/>
    <w:rsid w:val="001B7FA9"/>
    <w:rsid w:val="001C077D"/>
    <w:rsid w:val="001C15FD"/>
    <w:rsid w:val="001C29A5"/>
    <w:rsid w:val="001C30B5"/>
    <w:rsid w:val="001C34FC"/>
    <w:rsid w:val="001C39DF"/>
    <w:rsid w:val="001C4286"/>
    <w:rsid w:val="001C4BAB"/>
    <w:rsid w:val="001C51EA"/>
    <w:rsid w:val="001C5ED0"/>
    <w:rsid w:val="001D0631"/>
    <w:rsid w:val="001D081E"/>
    <w:rsid w:val="001D0FFC"/>
    <w:rsid w:val="001D168A"/>
    <w:rsid w:val="001D2438"/>
    <w:rsid w:val="001D2515"/>
    <w:rsid w:val="001D2997"/>
    <w:rsid w:val="001D31FE"/>
    <w:rsid w:val="001D3907"/>
    <w:rsid w:val="001D427C"/>
    <w:rsid w:val="001D4DE6"/>
    <w:rsid w:val="001D54A0"/>
    <w:rsid w:val="001D5E97"/>
    <w:rsid w:val="001D6007"/>
    <w:rsid w:val="001D61ED"/>
    <w:rsid w:val="001D6AA1"/>
    <w:rsid w:val="001D6FB7"/>
    <w:rsid w:val="001D7452"/>
    <w:rsid w:val="001E0AAF"/>
    <w:rsid w:val="001E0D9C"/>
    <w:rsid w:val="001E2045"/>
    <w:rsid w:val="001E29B6"/>
    <w:rsid w:val="001E2A59"/>
    <w:rsid w:val="001E2A7B"/>
    <w:rsid w:val="001E37BC"/>
    <w:rsid w:val="001E4296"/>
    <w:rsid w:val="001E5594"/>
    <w:rsid w:val="001E5AA9"/>
    <w:rsid w:val="001E6006"/>
    <w:rsid w:val="001E70BC"/>
    <w:rsid w:val="001E7276"/>
    <w:rsid w:val="001E7879"/>
    <w:rsid w:val="001E7BB6"/>
    <w:rsid w:val="001F04B4"/>
    <w:rsid w:val="001F0B12"/>
    <w:rsid w:val="001F177B"/>
    <w:rsid w:val="001F394A"/>
    <w:rsid w:val="001F439B"/>
    <w:rsid w:val="001F4DA2"/>
    <w:rsid w:val="001F5B6C"/>
    <w:rsid w:val="001F690F"/>
    <w:rsid w:val="001F6A63"/>
    <w:rsid w:val="001F75F5"/>
    <w:rsid w:val="001F7C2E"/>
    <w:rsid w:val="001F7C44"/>
    <w:rsid w:val="002006D0"/>
    <w:rsid w:val="00201325"/>
    <w:rsid w:val="002018C1"/>
    <w:rsid w:val="00201BA2"/>
    <w:rsid w:val="00201DFE"/>
    <w:rsid w:val="00202006"/>
    <w:rsid w:val="002034BD"/>
    <w:rsid w:val="00203C94"/>
    <w:rsid w:val="00204025"/>
    <w:rsid w:val="002053F6"/>
    <w:rsid w:val="00205B0D"/>
    <w:rsid w:val="00205F15"/>
    <w:rsid w:val="0020638A"/>
    <w:rsid w:val="00210F4B"/>
    <w:rsid w:val="002112EA"/>
    <w:rsid w:val="00211CDB"/>
    <w:rsid w:val="00213123"/>
    <w:rsid w:val="00213CB4"/>
    <w:rsid w:val="00213E6A"/>
    <w:rsid w:val="0021483F"/>
    <w:rsid w:val="00215681"/>
    <w:rsid w:val="00216315"/>
    <w:rsid w:val="002178F8"/>
    <w:rsid w:val="00217D73"/>
    <w:rsid w:val="00220195"/>
    <w:rsid w:val="002213A1"/>
    <w:rsid w:val="00223958"/>
    <w:rsid w:val="00223FDF"/>
    <w:rsid w:val="00224644"/>
    <w:rsid w:val="00224796"/>
    <w:rsid w:val="00225454"/>
    <w:rsid w:val="0022684E"/>
    <w:rsid w:val="00226B4B"/>
    <w:rsid w:val="00227E73"/>
    <w:rsid w:val="00230702"/>
    <w:rsid w:val="00230824"/>
    <w:rsid w:val="0023184A"/>
    <w:rsid w:val="002319A5"/>
    <w:rsid w:val="00232433"/>
    <w:rsid w:val="002325C4"/>
    <w:rsid w:val="0023354D"/>
    <w:rsid w:val="002339E6"/>
    <w:rsid w:val="00233D22"/>
    <w:rsid w:val="0023489D"/>
    <w:rsid w:val="00234E03"/>
    <w:rsid w:val="0023525B"/>
    <w:rsid w:val="00237EE4"/>
    <w:rsid w:val="00242696"/>
    <w:rsid w:val="00242805"/>
    <w:rsid w:val="00242BA0"/>
    <w:rsid w:val="00242E00"/>
    <w:rsid w:val="002439E5"/>
    <w:rsid w:val="00243F07"/>
    <w:rsid w:val="00243F0D"/>
    <w:rsid w:val="00243F99"/>
    <w:rsid w:val="00244E45"/>
    <w:rsid w:val="00246140"/>
    <w:rsid w:val="002461C3"/>
    <w:rsid w:val="00246997"/>
    <w:rsid w:val="00246FC7"/>
    <w:rsid w:val="00247A79"/>
    <w:rsid w:val="00247DC4"/>
    <w:rsid w:val="0025002A"/>
    <w:rsid w:val="0025002E"/>
    <w:rsid w:val="002508F9"/>
    <w:rsid w:val="0025164E"/>
    <w:rsid w:val="00252D68"/>
    <w:rsid w:val="00254138"/>
    <w:rsid w:val="002547BF"/>
    <w:rsid w:val="00254AF8"/>
    <w:rsid w:val="002550E8"/>
    <w:rsid w:val="00255EEB"/>
    <w:rsid w:val="00256785"/>
    <w:rsid w:val="00256B21"/>
    <w:rsid w:val="00256B7A"/>
    <w:rsid w:val="00256C4A"/>
    <w:rsid w:val="00257722"/>
    <w:rsid w:val="00260224"/>
    <w:rsid w:val="00260410"/>
    <w:rsid w:val="002647A6"/>
    <w:rsid w:val="00264B7C"/>
    <w:rsid w:val="002650A7"/>
    <w:rsid w:val="00265378"/>
    <w:rsid w:val="002657B1"/>
    <w:rsid w:val="0026707D"/>
    <w:rsid w:val="00267990"/>
    <w:rsid w:val="002705B0"/>
    <w:rsid w:val="002716A3"/>
    <w:rsid w:val="00272AB3"/>
    <w:rsid w:val="00273817"/>
    <w:rsid w:val="00273DD9"/>
    <w:rsid w:val="00273E65"/>
    <w:rsid w:val="002747E8"/>
    <w:rsid w:val="00274D09"/>
    <w:rsid w:val="00274E92"/>
    <w:rsid w:val="002753B4"/>
    <w:rsid w:val="00275620"/>
    <w:rsid w:val="002759DC"/>
    <w:rsid w:val="00275E22"/>
    <w:rsid w:val="00277287"/>
    <w:rsid w:val="00280184"/>
    <w:rsid w:val="0028045B"/>
    <w:rsid w:val="00280532"/>
    <w:rsid w:val="00281402"/>
    <w:rsid w:val="002827B7"/>
    <w:rsid w:val="00282C17"/>
    <w:rsid w:val="00283CC4"/>
    <w:rsid w:val="00283F6C"/>
    <w:rsid w:val="002844DF"/>
    <w:rsid w:val="002859D3"/>
    <w:rsid w:val="00286245"/>
    <w:rsid w:val="00287287"/>
    <w:rsid w:val="00287799"/>
    <w:rsid w:val="002904C2"/>
    <w:rsid w:val="0029089A"/>
    <w:rsid w:val="00291011"/>
    <w:rsid w:val="00291940"/>
    <w:rsid w:val="00291E09"/>
    <w:rsid w:val="00291FDF"/>
    <w:rsid w:val="002932B0"/>
    <w:rsid w:val="002936BB"/>
    <w:rsid w:val="002937C4"/>
    <w:rsid w:val="002940D5"/>
    <w:rsid w:val="002942C3"/>
    <w:rsid w:val="00294572"/>
    <w:rsid w:val="0029460E"/>
    <w:rsid w:val="0029494D"/>
    <w:rsid w:val="00294D3D"/>
    <w:rsid w:val="00295090"/>
    <w:rsid w:val="00295997"/>
    <w:rsid w:val="00295BEB"/>
    <w:rsid w:val="002969EC"/>
    <w:rsid w:val="002970A0"/>
    <w:rsid w:val="002977AD"/>
    <w:rsid w:val="00297DBF"/>
    <w:rsid w:val="002A035C"/>
    <w:rsid w:val="002A0A24"/>
    <w:rsid w:val="002A2A26"/>
    <w:rsid w:val="002A2E79"/>
    <w:rsid w:val="002A3287"/>
    <w:rsid w:val="002A3CBE"/>
    <w:rsid w:val="002A41CA"/>
    <w:rsid w:val="002A460D"/>
    <w:rsid w:val="002A4FAE"/>
    <w:rsid w:val="002A51A5"/>
    <w:rsid w:val="002B02EA"/>
    <w:rsid w:val="002B0333"/>
    <w:rsid w:val="002B07BC"/>
    <w:rsid w:val="002B095F"/>
    <w:rsid w:val="002B275E"/>
    <w:rsid w:val="002B2CE0"/>
    <w:rsid w:val="002B38D7"/>
    <w:rsid w:val="002B404F"/>
    <w:rsid w:val="002B4686"/>
    <w:rsid w:val="002B5B7B"/>
    <w:rsid w:val="002B5F8C"/>
    <w:rsid w:val="002B7156"/>
    <w:rsid w:val="002B79EF"/>
    <w:rsid w:val="002B7BEB"/>
    <w:rsid w:val="002C0D98"/>
    <w:rsid w:val="002C141C"/>
    <w:rsid w:val="002C17A8"/>
    <w:rsid w:val="002C2DC3"/>
    <w:rsid w:val="002C3F53"/>
    <w:rsid w:val="002C5DAE"/>
    <w:rsid w:val="002C609D"/>
    <w:rsid w:val="002C6748"/>
    <w:rsid w:val="002C6B10"/>
    <w:rsid w:val="002C73D6"/>
    <w:rsid w:val="002C74CD"/>
    <w:rsid w:val="002D084D"/>
    <w:rsid w:val="002D0C6B"/>
    <w:rsid w:val="002D2BE6"/>
    <w:rsid w:val="002D36A0"/>
    <w:rsid w:val="002D45A6"/>
    <w:rsid w:val="002D4702"/>
    <w:rsid w:val="002D54EC"/>
    <w:rsid w:val="002D54F4"/>
    <w:rsid w:val="002D5CCF"/>
    <w:rsid w:val="002D5EA3"/>
    <w:rsid w:val="002D7745"/>
    <w:rsid w:val="002E04E4"/>
    <w:rsid w:val="002E10DF"/>
    <w:rsid w:val="002E2369"/>
    <w:rsid w:val="002E4A7C"/>
    <w:rsid w:val="002E5563"/>
    <w:rsid w:val="002E5981"/>
    <w:rsid w:val="002E5AD0"/>
    <w:rsid w:val="002E63B8"/>
    <w:rsid w:val="002E6C24"/>
    <w:rsid w:val="002E6E02"/>
    <w:rsid w:val="002E6F87"/>
    <w:rsid w:val="002E6F92"/>
    <w:rsid w:val="002E7992"/>
    <w:rsid w:val="002E7D45"/>
    <w:rsid w:val="002F170D"/>
    <w:rsid w:val="002F1F80"/>
    <w:rsid w:val="002F27B5"/>
    <w:rsid w:val="002F4B78"/>
    <w:rsid w:val="002F4F38"/>
    <w:rsid w:val="002F622A"/>
    <w:rsid w:val="002F6A41"/>
    <w:rsid w:val="002F6CCA"/>
    <w:rsid w:val="002F7327"/>
    <w:rsid w:val="002F7347"/>
    <w:rsid w:val="002F771F"/>
    <w:rsid w:val="00300C1F"/>
    <w:rsid w:val="0030173C"/>
    <w:rsid w:val="0030212E"/>
    <w:rsid w:val="00302158"/>
    <w:rsid w:val="00302A60"/>
    <w:rsid w:val="00302C55"/>
    <w:rsid w:val="00302D45"/>
    <w:rsid w:val="00303850"/>
    <w:rsid w:val="00304798"/>
    <w:rsid w:val="003049AB"/>
    <w:rsid w:val="0030639B"/>
    <w:rsid w:val="00306B7C"/>
    <w:rsid w:val="00307623"/>
    <w:rsid w:val="003076BE"/>
    <w:rsid w:val="00307A14"/>
    <w:rsid w:val="00307C18"/>
    <w:rsid w:val="003101AF"/>
    <w:rsid w:val="0031238D"/>
    <w:rsid w:val="00313C31"/>
    <w:rsid w:val="00313D26"/>
    <w:rsid w:val="003140AA"/>
    <w:rsid w:val="0031452C"/>
    <w:rsid w:val="00314828"/>
    <w:rsid w:val="00315123"/>
    <w:rsid w:val="00315B9D"/>
    <w:rsid w:val="00317186"/>
    <w:rsid w:val="003173B3"/>
    <w:rsid w:val="00320543"/>
    <w:rsid w:val="00320914"/>
    <w:rsid w:val="0032098E"/>
    <w:rsid w:val="00320BF7"/>
    <w:rsid w:val="00320F3C"/>
    <w:rsid w:val="003213D8"/>
    <w:rsid w:val="00321BCE"/>
    <w:rsid w:val="00322D58"/>
    <w:rsid w:val="00323770"/>
    <w:rsid w:val="00323A10"/>
    <w:rsid w:val="00323EB3"/>
    <w:rsid w:val="00324229"/>
    <w:rsid w:val="00325D27"/>
    <w:rsid w:val="00326C7C"/>
    <w:rsid w:val="00327405"/>
    <w:rsid w:val="00327E66"/>
    <w:rsid w:val="00332B10"/>
    <w:rsid w:val="00332F80"/>
    <w:rsid w:val="0033433B"/>
    <w:rsid w:val="00334CFC"/>
    <w:rsid w:val="003351D5"/>
    <w:rsid w:val="003354FB"/>
    <w:rsid w:val="003377C0"/>
    <w:rsid w:val="00337870"/>
    <w:rsid w:val="00337D38"/>
    <w:rsid w:val="003404FC"/>
    <w:rsid w:val="00340C60"/>
    <w:rsid w:val="0034248E"/>
    <w:rsid w:val="00342907"/>
    <w:rsid w:val="00343219"/>
    <w:rsid w:val="0034336B"/>
    <w:rsid w:val="0034420C"/>
    <w:rsid w:val="003442E5"/>
    <w:rsid w:val="00345804"/>
    <w:rsid w:val="003464A9"/>
    <w:rsid w:val="0034731A"/>
    <w:rsid w:val="003479B7"/>
    <w:rsid w:val="00347BF3"/>
    <w:rsid w:val="00347C49"/>
    <w:rsid w:val="003506E8"/>
    <w:rsid w:val="003513F6"/>
    <w:rsid w:val="003514A2"/>
    <w:rsid w:val="00351751"/>
    <w:rsid w:val="003524D7"/>
    <w:rsid w:val="00353307"/>
    <w:rsid w:val="00353484"/>
    <w:rsid w:val="00355ACF"/>
    <w:rsid w:val="00355DBA"/>
    <w:rsid w:val="00360B71"/>
    <w:rsid w:val="00361857"/>
    <w:rsid w:val="00361DF2"/>
    <w:rsid w:val="003638F4"/>
    <w:rsid w:val="00363C3C"/>
    <w:rsid w:val="00363C63"/>
    <w:rsid w:val="00365F28"/>
    <w:rsid w:val="00366203"/>
    <w:rsid w:val="003665E4"/>
    <w:rsid w:val="0036799A"/>
    <w:rsid w:val="00370CAD"/>
    <w:rsid w:val="00370CDC"/>
    <w:rsid w:val="00371993"/>
    <w:rsid w:val="0037311D"/>
    <w:rsid w:val="00373614"/>
    <w:rsid w:val="00373A66"/>
    <w:rsid w:val="003755B6"/>
    <w:rsid w:val="00375A91"/>
    <w:rsid w:val="00375D84"/>
    <w:rsid w:val="003767B1"/>
    <w:rsid w:val="003775B2"/>
    <w:rsid w:val="003779E9"/>
    <w:rsid w:val="00377A3E"/>
    <w:rsid w:val="003801AB"/>
    <w:rsid w:val="00380930"/>
    <w:rsid w:val="00381B69"/>
    <w:rsid w:val="00382596"/>
    <w:rsid w:val="003825FC"/>
    <w:rsid w:val="00382816"/>
    <w:rsid w:val="00383CE1"/>
    <w:rsid w:val="00383F0F"/>
    <w:rsid w:val="00384865"/>
    <w:rsid w:val="00384FA9"/>
    <w:rsid w:val="0038672C"/>
    <w:rsid w:val="00386C0E"/>
    <w:rsid w:val="00390EB8"/>
    <w:rsid w:val="0039350C"/>
    <w:rsid w:val="003946C0"/>
    <w:rsid w:val="0039489E"/>
    <w:rsid w:val="0039559F"/>
    <w:rsid w:val="003A1373"/>
    <w:rsid w:val="003A1B96"/>
    <w:rsid w:val="003A1BC3"/>
    <w:rsid w:val="003A2A16"/>
    <w:rsid w:val="003A2FDD"/>
    <w:rsid w:val="003A3689"/>
    <w:rsid w:val="003A3EEA"/>
    <w:rsid w:val="003A43C1"/>
    <w:rsid w:val="003A4BF5"/>
    <w:rsid w:val="003A4F5F"/>
    <w:rsid w:val="003A5ADE"/>
    <w:rsid w:val="003A67AA"/>
    <w:rsid w:val="003A6F5E"/>
    <w:rsid w:val="003A75F6"/>
    <w:rsid w:val="003B0D77"/>
    <w:rsid w:val="003B0FF3"/>
    <w:rsid w:val="003B172C"/>
    <w:rsid w:val="003B4977"/>
    <w:rsid w:val="003B56DB"/>
    <w:rsid w:val="003B56E6"/>
    <w:rsid w:val="003B5971"/>
    <w:rsid w:val="003B5E86"/>
    <w:rsid w:val="003B6892"/>
    <w:rsid w:val="003B69EE"/>
    <w:rsid w:val="003B6B50"/>
    <w:rsid w:val="003B7449"/>
    <w:rsid w:val="003C0A5C"/>
    <w:rsid w:val="003C1746"/>
    <w:rsid w:val="003C1F8E"/>
    <w:rsid w:val="003C27E2"/>
    <w:rsid w:val="003C30D6"/>
    <w:rsid w:val="003C3673"/>
    <w:rsid w:val="003C3823"/>
    <w:rsid w:val="003C65A7"/>
    <w:rsid w:val="003C6819"/>
    <w:rsid w:val="003C6B3F"/>
    <w:rsid w:val="003C7468"/>
    <w:rsid w:val="003C7815"/>
    <w:rsid w:val="003D14EC"/>
    <w:rsid w:val="003D163C"/>
    <w:rsid w:val="003D1D14"/>
    <w:rsid w:val="003D34E9"/>
    <w:rsid w:val="003D39DA"/>
    <w:rsid w:val="003D4050"/>
    <w:rsid w:val="003D4A1F"/>
    <w:rsid w:val="003D51FA"/>
    <w:rsid w:val="003D5A9C"/>
    <w:rsid w:val="003D6278"/>
    <w:rsid w:val="003D65E1"/>
    <w:rsid w:val="003D67F5"/>
    <w:rsid w:val="003D7174"/>
    <w:rsid w:val="003D7D95"/>
    <w:rsid w:val="003E05E5"/>
    <w:rsid w:val="003E0F68"/>
    <w:rsid w:val="003E101F"/>
    <w:rsid w:val="003E189F"/>
    <w:rsid w:val="003E24DA"/>
    <w:rsid w:val="003E2A9B"/>
    <w:rsid w:val="003E3095"/>
    <w:rsid w:val="003E320E"/>
    <w:rsid w:val="003E3ACF"/>
    <w:rsid w:val="003E4151"/>
    <w:rsid w:val="003E4C6F"/>
    <w:rsid w:val="003E502B"/>
    <w:rsid w:val="003E5716"/>
    <w:rsid w:val="003E599D"/>
    <w:rsid w:val="003E65DA"/>
    <w:rsid w:val="003E7287"/>
    <w:rsid w:val="003E73BC"/>
    <w:rsid w:val="003E7585"/>
    <w:rsid w:val="003F18A7"/>
    <w:rsid w:val="003F1BDD"/>
    <w:rsid w:val="003F1E46"/>
    <w:rsid w:val="003F2006"/>
    <w:rsid w:val="003F206A"/>
    <w:rsid w:val="003F2459"/>
    <w:rsid w:val="003F29A7"/>
    <w:rsid w:val="003F2CDC"/>
    <w:rsid w:val="003F354B"/>
    <w:rsid w:val="003F36A4"/>
    <w:rsid w:val="003F5638"/>
    <w:rsid w:val="003F5727"/>
    <w:rsid w:val="003F5DB1"/>
    <w:rsid w:val="003F6A4F"/>
    <w:rsid w:val="003F7D23"/>
    <w:rsid w:val="00400312"/>
    <w:rsid w:val="004011DC"/>
    <w:rsid w:val="0040189B"/>
    <w:rsid w:val="00401F9C"/>
    <w:rsid w:val="00403BAE"/>
    <w:rsid w:val="00403CE0"/>
    <w:rsid w:val="0040414C"/>
    <w:rsid w:val="00404C38"/>
    <w:rsid w:val="00405348"/>
    <w:rsid w:val="0040584D"/>
    <w:rsid w:val="00405EFE"/>
    <w:rsid w:val="0040606F"/>
    <w:rsid w:val="004063A8"/>
    <w:rsid w:val="0040646D"/>
    <w:rsid w:val="00406C95"/>
    <w:rsid w:val="0040744F"/>
    <w:rsid w:val="004077A0"/>
    <w:rsid w:val="0041097C"/>
    <w:rsid w:val="00411605"/>
    <w:rsid w:val="004117D7"/>
    <w:rsid w:val="00411E27"/>
    <w:rsid w:val="004122C2"/>
    <w:rsid w:val="00412310"/>
    <w:rsid w:val="00412A30"/>
    <w:rsid w:val="004134F0"/>
    <w:rsid w:val="004138EF"/>
    <w:rsid w:val="0041447B"/>
    <w:rsid w:val="00414795"/>
    <w:rsid w:val="00415A03"/>
    <w:rsid w:val="00415F6E"/>
    <w:rsid w:val="00416B20"/>
    <w:rsid w:val="00416CE3"/>
    <w:rsid w:val="004171AF"/>
    <w:rsid w:val="0041747B"/>
    <w:rsid w:val="00417CE8"/>
    <w:rsid w:val="0042080D"/>
    <w:rsid w:val="00420B66"/>
    <w:rsid w:val="004226B1"/>
    <w:rsid w:val="00422F48"/>
    <w:rsid w:val="00423C6D"/>
    <w:rsid w:val="004243D6"/>
    <w:rsid w:val="00426760"/>
    <w:rsid w:val="00426ADD"/>
    <w:rsid w:val="004271C9"/>
    <w:rsid w:val="00427C98"/>
    <w:rsid w:val="00430995"/>
    <w:rsid w:val="00430C9D"/>
    <w:rsid w:val="00431BB6"/>
    <w:rsid w:val="00431DA6"/>
    <w:rsid w:val="00431DDD"/>
    <w:rsid w:val="00431EFB"/>
    <w:rsid w:val="00432544"/>
    <w:rsid w:val="004325A6"/>
    <w:rsid w:val="00433DD7"/>
    <w:rsid w:val="00435BE0"/>
    <w:rsid w:val="004374CA"/>
    <w:rsid w:val="004411ED"/>
    <w:rsid w:val="0044163A"/>
    <w:rsid w:val="004438D4"/>
    <w:rsid w:val="004443EC"/>
    <w:rsid w:val="00445208"/>
    <w:rsid w:val="00446299"/>
    <w:rsid w:val="004466D0"/>
    <w:rsid w:val="00446819"/>
    <w:rsid w:val="004471B8"/>
    <w:rsid w:val="00447371"/>
    <w:rsid w:val="004475B5"/>
    <w:rsid w:val="00447630"/>
    <w:rsid w:val="004505D3"/>
    <w:rsid w:val="0045064A"/>
    <w:rsid w:val="004508AA"/>
    <w:rsid w:val="004511C1"/>
    <w:rsid w:val="00451277"/>
    <w:rsid w:val="00453D46"/>
    <w:rsid w:val="00453E16"/>
    <w:rsid w:val="00453F23"/>
    <w:rsid w:val="004547FD"/>
    <w:rsid w:val="00455003"/>
    <w:rsid w:val="0045530F"/>
    <w:rsid w:val="00455D42"/>
    <w:rsid w:val="00456BAF"/>
    <w:rsid w:val="00456D04"/>
    <w:rsid w:val="00457648"/>
    <w:rsid w:val="00460115"/>
    <w:rsid w:val="0046062D"/>
    <w:rsid w:val="00460CCE"/>
    <w:rsid w:val="00460D35"/>
    <w:rsid w:val="00461B9B"/>
    <w:rsid w:val="00461BAB"/>
    <w:rsid w:val="0046288D"/>
    <w:rsid w:val="004634D9"/>
    <w:rsid w:val="004643E8"/>
    <w:rsid w:val="004649A9"/>
    <w:rsid w:val="00464D55"/>
    <w:rsid w:val="004650EE"/>
    <w:rsid w:val="0046676D"/>
    <w:rsid w:val="00466898"/>
    <w:rsid w:val="00466A81"/>
    <w:rsid w:val="0046726C"/>
    <w:rsid w:val="00467A07"/>
    <w:rsid w:val="0047283B"/>
    <w:rsid w:val="0047343B"/>
    <w:rsid w:val="004738E8"/>
    <w:rsid w:val="00473D4F"/>
    <w:rsid w:val="0047500B"/>
    <w:rsid w:val="00475435"/>
    <w:rsid w:val="004762E4"/>
    <w:rsid w:val="004764A1"/>
    <w:rsid w:val="004766AF"/>
    <w:rsid w:val="00476D58"/>
    <w:rsid w:val="00476D5E"/>
    <w:rsid w:val="00476F25"/>
    <w:rsid w:val="004778FA"/>
    <w:rsid w:val="00477F48"/>
    <w:rsid w:val="004804F2"/>
    <w:rsid w:val="004806B5"/>
    <w:rsid w:val="00481F92"/>
    <w:rsid w:val="0048219F"/>
    <w:rsid w:val="00483849"/>
    <w:rsid w:val="00483CB5"/>
    <w:rsid w:val="00483D8B"/>
    <w:rsid w:val="00484B27"/>
    <w:rsid w:val="00486119"/>
    <w:rsid w:val="004861F2"/>
    <w:rsid w:val="00486675"/>
    <w:rsid w:val="004870C8"/>
    <w:rsid w:val="00487233"/>
    <w:rsid w:val="00487B19"/>
    <w:rsid w:val="00490B57"/>
    <w:rsid w:val="00490D3F"/>
    <w:rsid w:val="00491224"/>
    <w:rsid w:val="00493DDA"/>
    <w:rsid w:val="00494257"/>
    <w:rsid w:val="00496EC3"/>
    <w:rsid w:val="00497156"/>
    <w:rsid w:val="004A1CCC"/>
    <w:rsid w:val="004A238C"/>
    <w:rsid w:val="004A3183"/>
    <w:rsid w:val="004A3A9B"/>
    <w:rsid w:val="004A41A4"/>
    <w:rsid w:val="004A502F"/>
    <w:rsid w:val="004A5FE5"/>
    <w:rsid w:val="004A68FD"/>
    <w:rsid w:val="004A7B6C"/>
    <w:rsid w:val="004B01F6"/>
    <w:rsid w:val="004B0A42"/>
    <w:rsid w:val="004B0D41"/>
    <w:rsid w:val="004B24D0"/>
    <w:rsid w:val="004B2ED4"/>
    <w:rsid w:val="004B40DD"/>
    <w:rsid w:val="004B5435"/>
    <w:rsid w:val="004B61C0"/>
    <w:rsid w:val="004B63FD"/>
    <w:rsid w:val="004B6958"/>
    <w:rsid w:val="004C0525"/>
    <w:rsid w:val="004C22C2"/>
    <w:rsid w:val="004C26ED"/>
    <w:rsid w:val="004C4CBE"/>
    <w:rsid w:val="004C7384"/>
    <w:rsid w:val="004C7ABE"/>
    <w:rsid w:val="004D009B"/>
    <w:rsid w:val="004D09C1"/>
    <w:rsid w:val="004D0AE5"/>
    <w:rsid w:val="004D0C60"/>
    <w:rsid w:val="004D14B8"/>
    <w:rsid w:val="004D1A2F"/>
    <w:rsid w:val="004D2055"/>
    <w:rsid w:val="004D2B85"/>
    <w:rsid w:val="004D2E48"/>
    <w:rsid w:val="004D37CE"/>
    <w:rsid w:val="004D3988"/>
    <w:rsid w:val="004D4245"/>
    <w:rsid w:val="004D463E"/>
    <w:rsid w:val="004D46DD"/>
    <w:rsid w:val="004D5D40"/>
    <w:rsid w:val="004D6413"/>
    <w:rsid w:val="004D71ED"/>
    <w:rsid w:val="004D74DA"/>
    <w:rsid w:val="004D75E6"/>
    <w:rsid w:val="004E013D"/>
    <w:rsid w:val="004E0750"/>
    <w:rsid w:val="004E3C15"/>
    <w:rsid w:val="004E3CCF"/>
    <w:rsid w:val="004E44BE"/>
    <w:rsid w:val="004E4859"/>
    <w:rsid w:val="004E4C9D"/>
    <w:rsid w:val="004E5E12"/>
    <w:rsid w:val="004E7292"/>
    <w:rsid w:val="004E7E34"/>
    <w:rsid w:val="004F0C56"/>
    <w:rsid w:val="004F1AAE"/>
    <w:rsid w:val="004F2F48"/>
    <w:rsid w:val="004F3706"/>
    <w:rsid w:val="004F3B55"/>
    <w:rsid w:val="004F3D7B"/>
    <w:rsid w:val="004F53EE"/>
    <w:rsid w:val="004F5973"/>
    <w:rsid w:val="004F5D2C"/>
    <w:rsid w:val="004F6CF2"/>
    <w:rsid w:val="004F7B91"/>
    <w:rsid w:val="00500E81"/>
    <w:rsid w:val="00501157"/>
    <w:rsid w:val="005013DE"/>
    <w:rsid w:val="00501B29"/>
    <w:rsid w:val="00501DC5"/>
    <w:rsid w:val="00502146"/>
    <w:rsid w:val="00503B9D"/>
    <w:rsid w:val="00503E1A"/>
    <w:rsid w:val="00504925"/>
    <w:rsid w:val="00510EE3"/>
    <w:rsid w:val="005116DB"/>
    <w:rsid w:val="00512114"/>
    <w:rsid w:val="00512401"/>
    <w:rsid w:val="00512634"/>
    <w:rsid w:val="005154B3"/>
    <w:rsid w:val="00515694"/>
    <w:rsid w:val="0051591B"/>
    <w:rsid w:val="00515A9C"/>
    <w:rsid w:val="0051614F"/>
    <w:rsid w:val="00517504"/>
    <w:rsid w:val="00517848"/>
    <w:rsid w:val="0052060B"/>
    <w:rsid w:val="0052083E"/>
    <w:rsid w:val="00520F1F"/>
    <w:rsid w:val="00520FD4"/>
    <w:rsid w:val="005223C4"/>
    <w:rsid w:val="005224C7"/>
    <w:rsid w:val="00523038"/>
    <w:rsid w:val="00523577"/>
    <w:rsid w:val="00524D6E"/>
    <w:rsid w:val="00526300"/>
    <w:rsid w:val="00527C52"/>
    <w:rsid w:val="00527D6A"/>
    <w:rsid w:val="005307D6"/>
    <w:rsid w:val="00530A9A"/>
    <w:rsid w:val="00531965"/>
    <w:rsid w:val="00531F20"/>
    <w:rsid w:val="0053327C"/>
    <w:rsid w:val="005333CC"/>
    <w:rsid w:val="00533FB7"/>
    <w:rsid w:val="005349D2"/>
    <w:rsid w:val="00534BD1"/>
    <w:rsid w:val="00535F48"/>
    <w:rsid w:val="00535F87"/>
    <w:rsid w:val="0053758C"/>
    <w:rsid w:val="005377D9"/>
    <w:rsid w:val="00537B87"/>
    <w:rsid w:val="00540B71"/>
    <w:rsid w:val="005416BF"/>
    <w:rsid w:val="00541EE7"/>
    <w:rsid w:val="00542B92"/>
    <w:rsid w:val="00542F29"/>
    <w:rsid w:val="005443A1"/>
    <w:rsid w:val="00544890"/>
    <w:rsid w:val="005448FE"/>
    <w:rsid w:val="00545084"/>
    <w:rsid w:val="00545B49"/>
    <w:rsid w:val="00546212"/>
    <w:rsid w:val="00547221"/>
    <w:rsid w:val="00547782"/>
    <w:rsid w:val="00547D69"/>
    <w:rsid w:val="0055034A"/>
    <w:rsid w:val="00550942"/>
    <w:rsid w:val="005509FD"/>
    <w:rsid w:val="00551870"/>
    <w:rsid w:val="005534A2"/>
    <w:rsid w:val="00553B24"/>
    <w:rsid w:val="005553C4"/>
    <w:rsid w:val="0055541E"/>
    <w:rsid w:val="00555AC6"/>
    <w:rsid w:val="00556B91"/>
    <w:rsid w:val="00557421"/>
    <w:rsid w:val="005578CB"/>
    <w:rsid w:val="00563534"/>
    <w:rsid w:val="00564892"/>
    <w:rsid w:val="00564E83"/>
    <w:rsid w:val="0056558B"/>
    <w:rsid w:val="0056589F"/>
    <w:rsid w:val="005665FF"/>
    <w:rsid w:val="005667F7"/>
    <w:rsid w:val="00566D8C"/>
    <w:rsid w:val="00570639"/>
    <w:rsid w:val="00570C42"/>
    <w:rsid w:val="00570D0E"/>
    <w:rsid w:val="0057104C"/>
    <w:rsid w:val="00571189"/>
    <w:rsid w:val="005714CB"/>
    <w:rsid w:val="0057232D"/>
    <w:rsid w:val="00572CBE"/>
    <w:rsid w:val="00572F2E"/>
    <w:rsid w:val="00573FA5"/>
    <w:rsid w:val="00575051"/>
    <w:rsid w:val="0057561A"/>
    <w:rsid w:val="00575945"/>
    <w:rsid w:val="00577494"/>
    <w:rsid w:val="00577756"/>
    <w:rsid w:val="00577AC0"/>
    <w:rsid w:val="00577DE5"/>
    <w:rsid w:val="00582429"/>
    <w:rsid w:val="00582FDF"/>
    <w:rsid w:val="005830C8"/>
    <w:rsid w:val="00583B62"/>
    <w:rsid w:val="00583E4A"/>
    <w:rsid w:val="00584221"/>
    <w:rsid w:val="005848DF"/>
    <w:rsid w:val="005849F5"/>
    <w:rsid w:val="00584D57"/>
    <w:rsid w:val="00584F8E"/>
    <w:rsid w:val="005850F9"/>
    <w:rsid w:val="00585801"/>
    <w:rsid w:val="005858CD"/>
    <w:rsid w:val="00585D04"/>
    <w:rsid w:val="00586909"/>
    <w:rsid w:val="00586DE2"/>
    <w:rsid w:val="00586E73"/>
    <w:rsid w:val="00587EE4"/>
    <w:rsid w:val="0059010E"/>
    <w:rsid w:val="00590310"/>
    <w:rsid w:val="0059144B"/>
    <w:rsid w:val="0059148F"/>
    <w:rsid w:val="00591BBB"/>
    <w:rsid w:val="00591BED"/>
    <w:rsid w:val="00592107"/>
    <w:rsid w:val="005923B1"/>
    <w:rsid w:val="005929B4"/>
    <w:rsid w:val="00594C47"/>
    <w:rsid w:val="00595C53"/>
    <w:rsid w:val="00595F9D"/>
    <w:rsid w:val="0059696A"/>
    <w:rsid w:val="00597311"/>
    <w:rsid w:val="00597E2E"/>
    <w:rsid w:val="005A03B5"/>
    <w:rsid w:val="005A130C"/>
    <w:rsid w:val="005A1698"/>
    <w:rsid w:val="005A2959"/>
    <w:rsid w:val="005A2D60"/>
    <w:rsid w:val="005A2DC0"/>
    <w:rsid w:val="005A2FBF"/>
    <w:rsid w:val="005A30BD"/>
    <w:rsid w:val="005A32D6"/>
    <w:rsid w:val="005A3641"/>
    <w:rsid w:val="005A3643"/>
    <w:rsid w:val="005A395C"/>
    <w:rsid w:val="005A3EC7"/>
    <w:rsid w:val="005A3F67"/>
    <w:rsid w:val="005A4D0C"/>
    <w:rsid w:val="005A5EE1"/>
    <w:rsid w:val="005A7D39"/>
    <w:rsid w:val="005B02E4"/>
    <w:rsid w:val="005B03F3"/>
    <w:rsid w:val="005B1785"/>
    <w:rsid w:val="005B19FB"/>
    <w:rsid w:val="005B4B6D"/>
    <w:rsid w:val="005B5B92"/>
    <w:rsid w:val="005B5E88"/>
    <w:rsid w:val="005B652B"/>
    <w:rsid w:val="005B65BB"/>
    <w:rsid w:val="005C1437"/>
    <w:rsid w:val="005C1BFB"/>
    <w:rsid w:val="005C1EAD"/>
    <w:rsid w:val="005C1F8E"/>
    <w:rsid w:val="005C3E98"/>
    <w:rsid w:val="005C46F7"/>
    <w:rsid w:val="005C52E9"/>
    <w:rsid w:val="005C5581"/>
    <w:rsid w:val="005C600A"/>
    <w:rsid w:val="005C7A41"/>
    <w:rsid w:val="005D0CCA"/>
    <w:rsid w:val="005D1495"/>
    <w:rsid w:val="005D18AD"/>
    <w:rsid w:val="005D1C10"/>
    <w:rsid w:val="005D2449"/>
    <w:rsid w:val="005D291E"/>
    <w:rsid w:val="005D2F53"/>
    <w:rsid w:val="005D380F"/>
    <w:rsid w:val="005D4899"/>
    <w:rsid w:val="005D548D"/>
    <w:rsid w:val="005D5AF9"/>
    <w:rsid w:val="005D5D35"/>
    <w:rsid w:val="005D61E3"/>
    <w:rsid w:val="005D6344"/>
    <w:rsid w:val="005D6ABF"/>
    <w:rsid w:val="005D6D21"/>
    <w:rsid w:val="005D6D5F"/>
    <w:rsid w:val="005D6E3B"/>
    <w:rsid w:val="005D7459"/>
    <w:rsid w:val="005D7D57"/>
    <w:rsid w:val="005E01E0"/>
    <w:rsid w:val="005E0279"/>
    <w:rsid w:val="005E0D42"/>
    <w:rsid w:val="005E1BDE"/>
    <w:rsid w:val="005E4F01"/>
    <w:rsid w:val="005E5793"/>
    <w:rsid w:val="005E5E68"/>
    <w:rsid w:val="005E6AB5"/>
    <w:rsid w:val="005E6C11"/>
    <w:rsid w:val="005E750A"/>
    <w:rsid w:val="005E7C1D"/>
    <w:rsid w:val="005E7F88"/>
    <w:rsid w:val="005F0D42"/>
    <w:rsid w:val="005F1F3E"/>
    <w:rsid w:val="005F2DAF"/>
    <w:rsid w:val="005F2FAD"/>
    <w:rsid w:val="005F3E24"/>
    <w:rsid w:val="005F4538"/>
    <w:rsid w:val="005F478A"/>
    <w:rsid w:val="005F4931"/>
    <w:rsid w:val="005F49AD"/>
    <w:rsid w:val="005F4BA4"/>
    <w:rsid w:val="005F4FFB"/>
    <w:rsid w:val="005F50D1"/>
    <w:rsid w:val="005F67F9"/>
    <w:rsid w:val="005F7C63"/>
    <w:rsid w:val="00600368"/>
    <w:rsid w:val="006004E0"/>
    <w:rsid w:val="00600E25"/>
    <w:rsid w:val="00601253"/>
    <w:rsid w:val="006016FD"/>
    <w:rsid w:val="006024C8"/>
    <w:rsid w:val="00603F2D"/>
    <w:rsid w:val="006052CB"/>
    <w:rsid w:val="006057DD"/>
    <w:rsid w:val="00605A1E"/>
    <w:rsid w:val="00605E5C"/>
    <w:rsid w:val="006066D0"/>
    <w:rsid w:val="00606C20"/>
    <w:rsid w:val="006075C7"/>
    <w:rsid w:val="006105D3"/>
    <w:rsid w:val="00611325"/>
    <w:rsid w:val="00611927"/>
    <w:rsid w:val="00611A05"/>
    <w:rsid w:val="00611AAC"/>
    <w:rsid w:val="006124DD"/>
    <w:rsid w:val="00612EAB"/>
    <w:rsid w:val="00613B1F"/>
    <w:rsid w:val="00613C70"/>
    <w:rsid w:val="0061444B"/>
    <w:rsid w:val="00614A9D"/>
    <w:rsid w:val="006159DE"/>
    <w:rsid w:val="00616053"/>
    <w:rsid w:val="00617D8B"/>
    <w:rsid w:val="006206FD"/>
    <w:rsid w:val="00620896"/>
    <w:rsid w:val="00620D89"/>
    <w:rsid w:val="00622418"/>
    <w:rsid w:val="00624824"/>
    <w:rsid w:val="00625D51"/>
    <w:rsid w:val="006268F6"/>
    <w:rsid w:val="00626B8F"/>
    <w:rsid w:val="00626E0F"/>
    <w:rsid w:val="00627486"/>
    <w:rsid w:val="00627A14"/>
    <w:rsid w:val="0063125F"/>
    <w:rsid w:val="0063186B"/>
    <w:rsid w:val="006321F2"/>
    <w:rsid w:val="006329EA"/>
    <w:rsid w:val="00632D72"/>
    <w:rsid w:val="00632F64"/>
    <w:rsid w:val="00635178"/>
    <w:rsid w:val="00635ACC"/>
    <w:rsid w:val="00635F9B"/>
    <w:rsid w:val="006369B9"/>
    <w:rsid w:val="00636F66"/>
    <w:rsid w:val="006371EC"/>
    <w:rsid w:val="0063783A"/>
    <w:rsid w:val="00637F65"/>
    <w:rsid w:val="006420C9"/>
    <w:rsid w:val="0064312F"/>
    <w:rsid w:val="00643432"/>
    <w:rsid w:val="006437BC"/>
    <w:rsid w:val="00643C9F"/>
    <w:rsid w:val="00644835"/>
    <w:rsid w:val="00644A6F"/>
    <w:rsid w:val="0064560A"/>
    <w:rsid w:val="00645A86"/>
    <w:rsid w:val="00647059"/>
    <w:rsid w:val="00647420"/>
    <w:rsid w:val="00647833"/>
    <w:rsid w:val="00647967"/>
    <w:rsid w:val="00647B5E"/>
    <w:rsid w:val="00647C02"/>
    <w:rsid w:val="0065015E"/>
    <w:rsid w:val="00650454"/>
    <w:rsid w:val="006518E3"/>
    <w:rsid w:val="00652491"/>
    <w:rsid w:val="00652562"/>
    <w:rsid w:val="00652D0B"/>
    <w:rsid w:val="00652D21"/>
    <w:rsid w:val="00654665"/>
    <w:rsid w:val="00654D36"/>
    <w:rsid w:val="0065657E"/>
    <w:rsid w:val="00660AEF"/>
    <w:rsid w:val="00661589"/>
    <w:rsid w:val="00661973"/>
    <w:rsid w:val="006625B0"/>
    <w:rsid w:val="00662C6D"/>
    <w:rsid w:val="00662EA0"/>
    <w:rsid w:val="00662FCA"/>
    <w:rsid w:val="00663517"/>
    <w:rsid w:val="00666E5F"/>
    <w:rsid w:val="006670BC"/>
    <w:rsid w:val="006679A0"/>
    <w:rsid w:val="00667B19"/>
    <w:rsid w:val="006700EF"/>
    <w:rsid w:val="00671737"/>
    <w:rsid w:val="006718E2"/>
    <w:rsid w:val="006738A7"/>
    <w:rsid w:val="0067394C"/>
    <w:rsid w:val="00673EC8"/>
    <w:rsid w:val="00673F70"/>
    <w:rsid w:val="006743F1"/>
    <w:rsid w:val="00674777"/>
    <w:rsid w:val="00675D5D"/>
    <w:rsid w:val="00676A47"/>
    <w:rsid w:val="00676C5D"/>
    <w:rsid w:val="00677C55"/>
    <w:rsid w:val="00680E86"/>
    <w:rsid w:val="00681B51"/>
    <w:rsid w:val="00681F5D"/>
    <w:rsid w:val="006825CB"/>
    <w:rsid w:val="00683326"/>
    <w:rsid w:val="00683531"/>
    <w:rsid w:val="006841EB"/>
    <w:rsid w:val="006849BC"/>
    <w:rsid w:val="00685333"/>
    <w:rsid w:val="0068543F"/>
    <w:rsid w:val="0068711C"/>
    <w:rsid w:val="00687F79"/>
    <w:rsid w:val="00690612"/>
    <w:rsid w:val="00691592"/>
    <w:rsid w:val="00694BCA"/>
    <w:rsid w:val="00694FA6"/>
    <w:rsid w:val="00695737"/>
    <w:rsid w:val="00696E7D"/>
    <w:rsid w:val="006A016C"/>
    <w:rsid w:val="006A01D6"/>
    <w:rsid w:val="006A084F"/>
    <w:rsid w:val="006A1208"/>
    <w:rsid w:val="006A1544"/>
    <w:rsid w:val="006A1CD1"/>
    <w:rsid w:val="006A24E0"/>
    <w:rsid w:val="006A3085"/>
    <w:rsid w:val="006A39E4"/>
    <w:rsid w:val="006A3ECD"/>
    <w:rsid w:val="006A43B8"/>
    <w:rsid w:val="006A534C"/>
    <w:rsid w:val="006A57F1"/>
    <w:rsid w:val="006A5DEA"/>
    <w:rsid w:val="006A6542"/>
    <w:rsid w:val="006A7106"/>
    <w:rsid w:val="006A74C3"/>
    <w:rsid w:val="006A76D9"/>
    <w:rsid w:val="006B1E7C"/>
    <w:rsid w:val="006B316A"/>
    <w:rsid w:val="006B419F"/>
    <w:rsid w:val="006B51D0"/>
    <w:rsid w:val="006B6066"/>
    <w:rsid w:val="006C005B"/>
    <w:rsid w:val="006C02F2"/>
    <w:rsid w:val="006C05C9"/>
    <w:rsid w:val="006C1361"/>
    <w:rsid w:val="006C17D2"/>
    <w:rsid w:val="006C1993"/>
    <w:rsid w:val="006C32DE"/>
    <w:rsid w:val="006C416D"/>
    <w:rsid w:val="006C5418"/>
    <w:rsid w:val="006C7170"/>
    <w:rsid w:val="006C7779"/>
    <w:rsid w:val="006D14CD"/>
    <w:rsid w:val="006D1A3C"/>
    <w:rsid w:val="006D1E47"/>
    <w:rsid w:val="006D2041"/>
    <w:rsid w:val="006D2FC2"/>
    <w:rsid w:val="006D3417"/>
    <w:rsid w:val="006D37DE"/>
    <w:rsid w:val="006D3AA2"/>
    <w:rsid w:val="006D3C42"/>
    <w:rsid w:val="006D442F"/>
    <w:rsid w:val="006D4485"/>
    <w:rsid w:val="006D52A3"/>
    <w:rsid w:val="006D5D61"/>
    <w:rsid w:val="006D61D9"/>
    <w:rsid w:val="006D63A4"/>
    <w:rsid w:val="006D7B0E"/>
    <w:rsid w:val="006D7D4B"/>
    <w:rsid w:val="006E07D8"/>
    <w:rsid w:val="006E0EEC"/>
    <w:rsid w:val="006E127D"/>
    <w:rsid w:val="006E1B02"/>
    <w:rsid w:val="006E1CEE"/>
    <w:rsid w:val="006E52F9"/>
    <w:rsid w:val="006E572E"/>
    <w:rsid w:val="006E63D2"/>
    <w:rsid w:val="006E7D6F"/>
    <w:rsid w:val="006E7FB0"/>
    <w:rsid w:val="006F052A"/>
    <w:rsid w:val="006F1E03"/>
    <w:rsid w:val="006F2372"/>
    <w:rsid w:val="006F2404"/>
    <w:rsid w:val="006F26F9"/>
    <w:rsid w:val="006F2759"/>
    <w:rsid w:val="006F2E01"/>
    <w:rsid w:val="006F3A64"/>
    <w:rsid w:val="006F3B2B"/>
    <w:rsid w:val="006F3E6C"/>
    <w:rsid w:val="006F4434"/>
    <w:rsid w:val="006F5E2A"/>
    <w:rsid w:val="006F6FC4"/>
    <w:rsid w:val="006F73AC"/>
    <w:rsid w:val="007001F8"/>
    <w:rsid w:val="00700912"/>
    <w:rsid w:val="00701985"/>
    <w:rsid w:val="0070242F"/>
    <w:rsid w:val="0070277E"/>
    <w:rsid w:val="00703430"/>
    <w:rsid w:val="007038B5"/>
    <w:rsid w:val="0070418B"/>
    <w:rsid w:val="007041F6"/>
    <w:rsid w:val="00704A95"/>
    <w:rsid w:val="007053AF"/>
    <w:rsid w:val="00705DF9"/>
    <w:rsid w:val="00706EB3"/>
    <w:rsid w:val="00706FFB"/>
    <w:rsid w:val="007073EF"/>
    <w:rsid w:val="00707ED4"/>
    <w:rsid w:val="00710F53"/>
    <w:rsid w:val="00711138"/>
    <w:rsid w:val="00711B91"/>
    <w:rsid w:val="00712845"/>
    <w:rsid w:val="00712FAF"/>
    <w:rsid w:val="0071304C"/>
    <w:rsid w:val="0071368A"/>
    <w:rsid w:val="007148A4"/>
    <w:rsid w:val="00714AE3"/>
    <w:rsid w:val="00714BF2"/>
    <w:rsid w:val="0071509A"/>
    <w:rsid w:val="007158CD"/>
    <w:rsid w:val="00715F0A"/>
    <w:rsid w:val="00715F96"/>
    <w:rsid w:val="00717C21"/>
    <w:rsid w:val="00717E4B"/>
    <w:rsid w:val="007207CF"/>
    <w:rsid w:val="00720ADD"/>
    <w:rsid w:val="00721EDC"/>
    <w:rsid w:val="00722292"/>
    <w:rsid w:val="00722B12"/>
    <w:rsid w:val="00723D15"/>
    <w:rsid w:val="00723FC5"/>
    <w:rsid w:val="007246EB"/>
    <w:rsid w:val="0072474A"/>
    <w:rsid w:val="0072479D"/>
    <w:rsid w:val="00724BDF"/>
    <w:rsid w:val="007253A7"/>
    <w:rsid w:val="007257AB"/>
    <w:rsid w:val="007269D4"/>
    <w:rsid w:val="00726C70"/>
    <w:rsid w:val="007308FC"/>
    <w:rsid w:val="00732E09"/>
    <w:rsid w:val="0073383A"/>
    <w:rsid w:val="00734BD5"/>
    <w:rsid w:val="007351B8"/>
    <w:rsid w:val="00736C83"/>
    <w:rsid w:val="00736DB5"/>
    <w:rsid w:val="007378A8"/>
    <w:rsid w:val="0074006F"/>
    <w:rsid w:val="00742C4D"/>
    <w:rsid w:val="00742E98"/>
    <w:rsid w:val="00743ACF"/>
    <w:rsid w:val="00745E14"/>
    <w:rsid w:val="007462C1"/>
    <w:rsid w:val="007467B5"/>
    <w:rsid w:val="00746A25"/>
    <w:rsid w:val="00747204"/>
    <w:rsid w:val="00747749"/>
    <w:rsid w:val="007505EF"/>
    <w:rsid w:val="00752878"/>
    <w:rsid w:val="00752E60"/>
    <w:rsid w:val="007534D3"/>
    <w:rsid w:val="00753EDA"/>
    <w:rsid w:val="0075580B"/>
    <w:rsid w:val="00755C83"/>
    <w:rsid w:val="0075664E"/>
    <w:rsid w:val="00756BC4"/>
    <w:rsid w:val="0075785D"/>
    <w:rsid w:val="00760795"/>
    <w:rsid w:val="00760954"/>
    <w:rsid w:val="00760A73"/>
    <w:rsid w:val="00761E6E"/>
    <w:rsid w:val="00762670"/>
    <w:rsid w:val="00763C4C"/>
    <w:rsid w:val="00764BEB"/>
    <w:rsid w:val="00764C98"/>
    <w:rsid w:val="007663D0"/>
    <w:rsid w:val="007678C7"/>
    <w:rsid w:val="00770633"/>
    <w:rsid w:val="0077169C"/>
    <w:rsid w:val="00774873"/>
    <w:rsid w:val="007750E5"/>
    <w:rsid w:val="00776BDD"/>
    <w:rsid w:val="007770FC"/>
    <w:rsid w:val="00777E75"/>
    <w:rsid w:val="00777F10"/>
    <w:rsid w:val="00780371"/>
    <w:rsid w:val="007809B6"/>
    <w:rsid w:val="00781215"/>
    <w:rsid w:val="00781606"/>
    <w:rsid w:val="0078245C"/>
    <w:rsid w:val="00782588"/>
    <w:rsid w:val="0078314A"/>
    <w:rsid w:val="0078316D"/>
    <w:rsid w:val="00783390"/>
    <w:rsid w:val="007834AC"/>
    <w:rsid w:val="00783806"/>
    <w:rsid w:val="00783C2D"/>
    <w:rsid w:val="00783D17"/>
    <w:rsid w:val="00783F16"/>
    <w:rsid w:val="00785673"/>
    <w:rsid w:val="0078666C"/>
    <w:rsid w:val="00786A14"/>
    <w:rsid w:val="00786B35"/>
    <w:rsid w:val="007877B7"/>
    <w:rsid w:val="00787972"/>
    <w:rsid w:val="007903B9"/>
    <w:rsid w:val="00790CA6"/>
    <w:rsid w:val="0079236B"/>
    <w:rsid w:val="007923C0"/>
    <w:rsid w:val="00792757"/>
    <w:rsid w:val="00792983"/>
    <w:rsid w:val="00794CCD"/>
    <w:rsid w:val="00795FD3"/>
    <w:rsid w:val="00797559"/>
    <w:rsid w:val="00797B9A"/>
    <w:rsid w:val="00797E01"/>
    <w:rsid w:val="007A0823"/>
    <w:rsid w:val="007A0B71"/>
    <w:rsid w:val="007A0EE1"/>
    <w:rsid w:val="007A0F9C"/>
    <w:rsid w:val="007A2134"/>
    <w:rsid w:val="007A2E2A"/>
    <w:rsid w:val="007A39B1"/>
    <w:rsid w:val="007A4F0B"/>
    <w:rsid w:val="007A5E76"/>
    <w:rsid w:val="007A7A49"/>
    <w:rsid w:val="007A7CA1"/>
    <w:rsid w:val="007B0851"/>
    <w:rsid w:val="007B0DA3"/>
    <w:rsid w:val="007B35A3"/>
    <w:rsid w:val="007B360F"/>
    <w:rsid w:val="007B3920"/>
    <w:rsid w:val="007B39D9"/>
    <w:rsid w:val="007B48FB"/>
    <w:rsid w:val="007B72A8"/>
    <w:rsid w:val="007B77A0"/>
    <w:rsid w:val="007B7A1C"/>
    <w:rsid w:val="007C059C"/>
    <w:rsid w:val="007C059F"/>
    <w:rsid w:val="007C0B44"/>
    <w:rsid w:val="007C2794"/>
    <w:rsid w:val="007C364A"/>
    <w:rsid w:val="007C5BB8"/>
    <w:rsid w:val="007C744F"/>
    <w:rsid w:val="007C7877"/>
    <w:rsid w:val="007C7E27"/>
    <w:rsid w:val="007D1044"/>
    <w:rsid w:val="007D1469"/>
    <w:rsid w:val="007D257F"/>
    <w:rsid w:val="007D2E56"/>
    <w:rsid w:val="007D3B09"/>
    <w:rsid w:val="007D6BD7"/>
    <w:rsid w:val="007D73B9"/>
    <w:rsid w:val="007D788D"/>
    <w:rsid w:val="007E0126"/>
    <w:rsid w:val="007E0942"/>
    <w:rsid w:val="007E0E51"/>
    <w:rsid w:val="007E1450"/>
    <w:rsid w:val="007E17BB"/>
    <w:rsid w:val="007E1BAD"/>
    <w:rsid w:val="007E23BC"/>
    <w:rsid w:val="007E29EE"/>
    <w:rsid w:val="007E30CB"/>
    <w:rsid w:val="007E326A"/>
    <w:rsid w:val="007E5C68"/>
    <w:rsid w:val="007E625D"/>
    <w:rsid w:val="007E6288"/>
    <w:rsid w:val="007E77BA"/>
    <w:rsid w:val="007E7EDF"/>
    <w:rsid w:val="007E7EFE"/>
    <w:rsid w:val="007F0200"/>
    <w:rsid w:val="007F0264"/>
    <w:rsid w:val="007F3EBE"/>
    <w:rsid w:val="007F4FAA"/>
    <w:rsid w:val="007F596C"/>
    <w:rsid w:val="007F5F9B"/>
    <w:rsid w:val="007F6055"/>
    <w:rsid w:val="007F720A"/>
    <w:rsid w:val="008005AB"/>
    <w:rsid w:val="0080064D"/>
    <w:rsid w:val="00800778"/>
    <w:rsid w:val="00801357"/>
    <w:rsid w:val="00801D97"/>
    <w:rsid w:val="00802AEA"/>
    <w:rsid w:val="008036B1"/>
    <w:rsid w:val="008036EA"/>
    <w:rsid w:val="00803E07"/>
    <w:rsid w:val="008046E0"/>
    <w:rsid w:val="00805C2C"/>
    <w:rsid w:val="0080652A"/>
    <w:rsid w:val="00806927"/>
    <w:rsid w:val="0080728E"/>
    <w:rsid w:val="00807B2B"/>
    <w:rsid w:val="00810C6E"/>
    <w:rsid w:val="008112A0"/>
    <w:rsid w:val="008121B7"/>
    <w:rsid w:val="00813014"/>
    <w:rsid w:val="008136BF"/>
    <w:rsid w:val="00813EF8"/>
    <w:rsid w:val="00815465"/>
    <w:rsid w:val="008159C1"/>
    <w:rsid w:val="00815EAB"/>
    <w:rsid w:val="00816D70"/>
    <w:rsid w:val="008208D1"/>
    <w:rsid w:val="00821A05"/>
    <w:rsid w:val="008222CD"/>
    <w:rsid w:val="00822AED"/>
    <w:rsid w:val="008230C4"/>
    <w:rsid w:val="00823A8B"/>
    <w:rsid w:val="00824A8F"/>
    <w:rsid w:val="00824B8A"/>
    <w:rsid w:val="00824FB0"/>
    <w:rsid w:val="00826D7B"/>
    <w:rsid w:val="00827676"/>
    <w:rsid w:val="00827E41"/>
    <w:rsid w:val="00827F4A"/>
    <w:rsid w:val="00830519"/>
    <w:rsid w:val="008317FF"/>
    <w:rsid w:val="00831F2C"/>
    <w:rsid w:val="00832A2E"/>
    <w:rsid w:val="00833090"/>
    <w:rsid w:val="0083356B"/>
    <w:rsid w:val="00833FD9"/>
    <w:rsid w:val="00834EA1"/>
    <w:rsid w:val="00835090"/>
    <w:rsid w:val="00836391"/>
    <w:rsid w:val="008373B8"/>
    <w:rsid w:val="00837B5E"/>
    <w:rsid w:val="0084002D"/>
    <w:rsid w:val="0084097B"/>
    <w:rsid w:val="00842481"/>
    <w:rsid w:val="0084326C"/>
    <w:rsid w:val="008444CE"/>
    <w:rsid w:val="00845D34"/>
    <w:rsid w:val="00845FA4"/>
    <w:rsid w:val="00846917"/>
    <w:rsid w:val="00847200"/>
    <w:rsid w:val="008478F4"/>
    <w:rsid w:val="00847916"/>
    <w:rsid w:val="00847B33"/>
    <w:rsid w:val="00847C8C"/>
    <w:rsid w:val="0085292F"/>
    <w:rsid w:val="00853B2A"/>
    <w:rsid w:val="0085541D"/>
    <w:rsid w:val="00855D2B"/>
    <w:rsid w:val="0085600B"/>
    <w:rsid w:val="008568CF"/>
    <w:rsid w:val="00856E86"/>
    <w:rsid w:val="00862E19"/>
    <w:rsid w:val="00865E76"/>
    <w:rsid w:val="00866116"/>
    <w:rsid w:val="0086640F"/>
    <w:rsid w:val="0087168B"/>
    <w:rsid w:val="00872530"/>
    <w:rsid w:val="00872A83"/>
    <w:rsid w:val="00872B55"/>
    <w:rsid w:val="00872E68"/>
    <w:rsid w:val="00872EC6"/>
    <w:rsid w:val="008738ED"/>
    <w:rsid w:val="008749E1"/>
    <w:rsid w:val="00874B0F"/>
    <w:rsid w:val="00874CB1"/>
    <w:rsid w:val="00877F10"/>
    <w:rsid w:val="00877FD9"/>
    <w:rsid w:val="008810B4"/>
    <w:rsid w:val="00881DA1"/>
    <w:rsid w:val="0088346C"/>
    <w:rsid w:val="00883858"/>
    <w:rsid w:val="00883BA2"/>
    <w:rsid w:val="00883BE3"/>
    <w:rsid w:val="00883C77"/>
    <w:rsid w:val="00885120"/>
    <w:rsid w:val="008858A6"/>
    <w:rsid w:val="00885CFF"/>
    <w:rsid w:val="00887771"/>
    <w:rsid w:val="00890267"/>
    <w:rsid w:val="008902B0"/>
    <w:rsid w:val="0089136F"/>
    <w:rsid w:val="008914AD"/>
    <w:rsid w:val="008916CB"/>
    <w:rsid w:val="00891A3F"/>
    <w:rsid w:val="0089336F"/>
    <w:rsid w:val="008933C4"/>
    <w:rsid w:val="00893DDC"/>
    <w:rsid w:val="00895124"/>
    <w:rsid w:val="0089762D"/>
    <w:rsid w:val="00897FDE"/>
    <w:rsid w:val="008A0615"/>
    <w:rsid w:val="008A0FB4"/>
    <w:rsid w:val="008A23B4"/>
    <w:rsid w:val="008A4A27"/>
    <w:rsid w:val="008A56EA"/>
    <w:rsid w:val="008A5A83"/>
    <w:rsid w:val="008B03AF"/>
    <w:rsid w:val="008B045A"/>
    <w:rsid w:val="008B0F84"/>
    <w:rsid w:val="008B1198"/>
    <w:rsid w:val="008B161E"/>
    <w:rsid w:val="008B1E31"/>
    <w:rsid w:val="008B29A8"/>
    <w:rsid w:val="008B3619"/>
    <w:rsid w:val="008B371A"/>
    <w:rsid w:val="008B4408"/>
    <w:rsid w:val="008B4B2B"/>
    <w:rsid w:val="008B5C12"/>
    <w:rsid w:val="008B688A"/>
    <w:rsid w:val="008B78FA"/>
    <w:rsid w:val="008C0FE1"/>
    <w:rsid w:val="008C15CD"/>
    <w:rsid w:val="008C1C21"/>
    <w:rsid w:val="008C1D67"/>
    <w:rsid w:val="008C2FD5"/>
    <w:rsid w:val="008C3570"/>
    <w:rsid w:val="008C3B0B"/>
    <w:rsid w:val="008C416F"/>
    <w:rsid w:val="008C44C1"/>
    <w:rsid w:val="008C4E68"/>
    <w:rsid w:val="008C50A8"/>
    <w:rsid w:val="008C5F1D"/>
    <w:rsid w:val="008C6971"/>
    <w:rsid w:val="008C6B0D"/>
    <w:rsid w:val="008C6BC6"/>
    <w:rsid w:val="008C6F76"/>
    <w:rsid w:val="008C779F"/>
    <w:rsid w:val="008C7AB5"/>
    <w:rsid w:val="008D0CB3"/>
    <w:rsid w:val="008D1D1C"/>
    <w:rsid w:val="008D1E87"/>
    <w:rsid w:val="008D2494"/>
    <w:rsid w:val="008D25E6"/>
    <w:rsid w:val="008D4970"/>
    <w:rsid w:val="008D4A77"/>
    <w:rsid w:val="008D501C"/>
    <w:rsid w:val="008D5342"/>
    <w:rsid w:val="008D5522"/>
    <w:rsid w:val="008E04CC"/>
    <w:rsid w:val="008E08B4"/>
    <w:rsid w:val="008E12D5"/>
    <w:rsid w:val="008E37B1"/>
    <w:rsid w:val="008E3A9C"/>
    <w:rsid w:val="008E3ACE"/>
    <w:rsid w:val="008E3AF2"/>
    <w:rsid w:val="008E3E74"/>
    <w:rsid w:val="008E50BE"/>
    <w:rsid w:val="008E5CC9"/>
    <w:rsid w:val="008E6823"/>
    <w:rsid w:val="008E6AF9"/>
    <w:rsid w:val="008E6D46"/>
    <w:rsid w:val="008E72C6"/>
    <w:rsid w:val="008E7A02"/>
    <w:rsid w:val="008E7C7A"/>
    <w:rsid w:val="008E7F80"/>
    <w:rsid w:val="008F2749"/>
    <w:rsid w:val="008F3AAF"/>
    <w:rsid w:val="008F3EF4"/>
    <w:rsid w:val="008F4F4A"/>
    <w:rsid w:val="008F531C"/>
    <w:rsid w:val="008F59EB"/>
    <w:rsid w:val="008F5E04"/>
    <w:rsid w:val="008F62F7"/>
    <w:rsid w:val="008F6347"/>
    <w:rsid w:val="008F7302"/>
    <w:rsid w:val="008F7679"/>
    <w:rsid w:val="00900180"/>
    <w:rsid w:val="009004C8"/>
    <w:rsid w:val="00901622"/>
    <w:rsid w:val="00901797"/>
    <w:rsid w:val="00902530"/>
    <w:rsid w:val="009036C1"/>
    <w:rsid w:val="009051BB"/>
    <w:rsid w:val="009059E8"/>
    <w:rsid w:val="00905ACB"/>
    <w:rsid w:val="0090610D"/>
    <w:rsid w:val="00906CF9"/>
    <w:rsid w:val="00906F82"/>
    <w:rsid w:val="009075EF"/>
    <w:rsid w:val="00907657"/>
    <w:rsid w:val="00910BC3"/>
    <w:rsid w:val="0091333E"/>
    <w:rsid w:val="00914510"/>
    <w:rsid w:val="0091490D"/>
    <w:rsid w:val="00914997"/>
    <w:rsid w:val="00915515"/>
    <w:rsid w:val="00915B0E"/>
    <w:rsid w:val="00915C07"/>
    <w:rsid w:val="00917548"/>
    <w:rsid w:val="0091757C"/>
    <w:rsid w:val="00920948"/>
    <w:rsid w:val="00920C03"/>
    <w:rsid w:val="00920F7A"/>
    <w:rsid w:val="00920FB4"/>
    <w:rsid w:val="00921064"/>
    <w:rsid w:val="0092339B"/>
    <w:rsid w:val="009243D2"/>
    <w:rsid w:val="00924684"/>
    <w:rsid w:val="00924EAF"/>
    <w:rsid w:val="0092563F"/>
    <w:rsid w:val="00926233"/>
    <w:rsid w:val="00926EBA"/>
    <w:rsid w:val="0092710E"/>
    <w:rsid w:val="00927305"/>
    <w:rsid w:val="00927DC7"/>
    <w:rsid w:val="009307B7"/>
    <w:rsid w:val="009312EC"/>
    <w:rsid w:val="00931587"/>
    <w:rsid w:val="00932665"/>
    <w:rsid w:val="00932737"/>
    <w:rsid w:val="0093329A"/>
    <w:rsid w:val="00933BBF"/>
    <w:rsid w:val="0093534D"/>
    <w:rsid w:val="00935DDA"/>
    <w:rsid w:val="009366DB"/>
    <w:rsid w:val="00937305"/>
    <w:rsid w:val="00937478"/>
    <w:rsid w:val="00937825"/>
    <w:rsid w:val="00937FC6"/>
    <w:rsid w:val="00940167"/>
    <w:rsid w:val="00941CA7"/>
    <w:rsid w:val="009423BC"/>
    <w:rsid w:val="00943C89"/>
    <w:rsid w:val="009440C1"/>
    <w:rsid w:val="00945D63"/>
    <w:rsid w:val="0094636F"/>
    <w:rsid w:val="009465CA"/>
    <w:rsid w:val="009469A5"/>
    <w:rsid w:val="00947D16"/>
    <w:rsid w:val="00950C93"/>
    <w:rsid w:val="009512EF"/>
    <w:rsid w:val="0095287B"/>
    <w:rsid w:val="00952DD5"/>
    <w:rsid w:val="00953169"/>
    <w:rsid w:val="009536F0"/>
    <w:rsid w:val="00954621"/>
    <w:rsid w:val="009547F2"/>
    <w:rsid w:val="00954813"/>
    <w:rsid w:val="009549F2"/>
    <w:rsid w:val="00954B0F"/>
    <w:rsid w:val="00955095"/>
    <w:rsid w:val="009562F5"/>
    <w:rsid w:val="009577DF"/>
    <w:rsid w:val="0096021F"/>
    <w:rsid w:val="00960709"/>
    <w:rsid w:val="009631D9"/>
    <w:rsid w:val="00966CCF"/>
    <w:rsid w:val="00967D45"/>
    <w:rsid w:val="009700DB"/>
    <w:rsid w:val="00970752"/>
    <w:rsid w:val="00971321"/>
    <w:rsid w:val="009716C0"/>
    <w:rsid w:val="00971796"/>
    <w:rsid w:val="0097319B"/>
    <w:rsid w:val="009733AB"/>
    <w:rsid w:val="0097562B"/>
    <w:rsid w:val="00980806"/>
    <w:rsid w:val="00980A95"/>
    <w:rsid w:val="0098115B"/>
    <w:rsid w:val="00981323"/>
    <w:rsid w:val="0098178E"/>
    <w:rsid w:val="00983161"/>
    <w:rsid w:val="0098369F"/>
    <w:rsid w:val="00985C53"/>
    <w:rsid w:val="0098653B"/>
    <w:rsid w:val="00986C13"/>
    <w:rsid w:val="00987401"/>
    <w:rsid w:val="00987ADF"/>
    <w:rsid w:val="00987B46"/>
    <w:rsid w:val="00987C98"/>
    <w:rsid w:val="00990165"/>
    <w:rsid w:val="00991C9E"/>
    <w:rsid w:val="009926FB"/>
    <w:rsid w:val="0099457B"/>
    <w:rsid w:val="009948C2"/>
    <w:rsid w:val="0099523E"/>
    <w:rsid w:val="0099545A"/>
    <w:rsid w:val="009956CA"/>
    <w:rsid w:val="00995FF0"/>
    <w:rsid w:val="00996A04"/>
    <w:rsid w:val="00997881"/>
    <w:rsid w:val="00997A7F"/>
    <w:rsid w:val="00997F80"/>
    <w:rsid w:val="009A038D"/>
    <w:rsid w:val="009A03FC"/>
    <w:rsid w:val="009A1395"/>
    <w:rsid w:val="009A15DA"/>
    <w:rsid w:val="009A3358"/>
    <w:rsid w:val="009A4019"/>
    <w:rsid w:val="009A4EC4"/>
    <w:rsid w:val="009A568A"/>
    <w:rsid w:val="009A6E89"/>
    <w:rsid w:val="009A76A5"/>
    <w:rsid w:val="009A7D77"/>
    <w:rsid w:val="009B015E"/>
    <w:rsid w:val="009B0C11"/>
    <w:rsid w:val="009B0FA2"/>
    <w:rsid w:val="009B1056"/>
    <w:rsid w:val="009B2215"/>
    <w:rsid w:val="009B2F0B"/>
    <w:rsid w:val="009B3FD0"/>
    <w:rsid w:val="009B6970"/>
    <w:rsid w:val="009B6D61"/>
    <w:rsid w:val="009C0048"/>
    <w:rsid w:val="009C02A2"/>
    <w:rsid w:val="009C03AA"/>
    <w:rsid w:val="009C1658"/>
    <w:rsid w:val="009C21BC"/>
    <w:rsid w:val="009C2D54"/>
    <w:rsid w:val="009C34B8"/>
    <w:rsid w:val="009C34F7"/>
    <w:rsid w:val="009C4222"/>
    <w:rsid w:val="009C43D1"/>
    <w:rsid w:val="009C4B7B"/>
    <w:rsid w:val="009C5EC4"/>
    <w:rsid w:val="009C5F16"/>
    <w:rsid w:val="009C5F7F"/>
    <w:rsid w:val="009C62F2"/>
    <w:rsid w:val="009D1C97"/>
    <w:rsid w:val="009D1D16"/>
    <w:rsid w:val="009D1F77"/>
    <w:rsid w:val="009D2DB5"/>
    <w:rsid w:val="009D348D"/>
    <w:rsid w:val="009D4E28"/>
    <w:rsid w:val="009D7D20"/>
    <w:rsid w:val="009E0CD2"/>
    <w:rsid w:val="009E16F8"/>
    <w:rsid w:val="009E3E9F"/>
    <w:rsid w:val="009E4181"/>
    <w:rsid w:val="009E41CD"/>
    <w:rsid w:val="009E47A4"/>
    <w:rsid w:val="009E5672"/>
    <w:rsid w:val="009E5679"/>
    <w:rsid w:val="009E56F4"/>
    <w:rsid w:val="009E5E56"/>
    <w:rsid w:val="009E5E9D"/>
    <w:rsid w:val="009E60AE"/>
    <w:rsid w:val="009E6212"/>
    <w:rsid w:val="009E71DF"/>
    <w:rsid w:val="009F0A81"/>
    <w:rsid w:val="009F113B"/>
    <w:rsid w:val="009F290F"/>
    <w:rsid w:val="009F2D99"/>
    <w:rsid w:val="009F3195"/>
    <w:rsid w:val="009F3369"/>
    <w:rsid w:val="009F3E1B"/>
    <w:rsid w:val="009F4FD3"/>
    <w:rsid w:val="009F5413"/>
    <w:rsid w:val="009F5B1B"/>
    <w:rsid w:val="009F5F24"/>
    <w:rsid w:val="009F62B7"/>
    <w:rsid w:val="009F73E7"/>
    <w:rsid w:val="009F7495"/>
    <w:rsid w:val="009F74A2"/>
    <w:rsid w:val="009F7DCB"/>
    <w:rsid w:val="00A00686"/>
    <w:rsid w:val="00A011A8"/>
    <w:rsid w:val="00A01843"/>
    <w:rsid w:val="00A0194A"/>
    <w:rsid w:val="00A0246A"/>
    <w:rsid w:val="00A027AB"/>
    <w:rsid w:val="00A02C11"/>
    <w:rsid w:val="00A03273"/>
    <w:rsid w:val="00A0339F"/>
    <w:rsid w:val="00A03A0F"/>
    <w:rsid w:val="00A04A5C"/>
    <w:rsid w:val="00A04EED"/>
    <w:rsid w:val="00A05B29"/>
    <w:rsid w:val="00A05C22"/>
    <w:rsid w:val="00A07C0D"/>
    <w:rsid w:val="00A10F4A"/>
    <w:rsid w:val="00A11064"/>
    <w:rsid w:val="00A1160B"/>
    <w:rsid w:val="00A122C8"/>
    <w:rsid w:val="00A12CBF"/>
    <w:rsid w:val="00A12DDB"/>
    <w:rsid w:val="00A12F51"/>
    <w:rsid w:val="00A12FB8"/>
    <w:rsid w:val="00A12FD0"/>
    <w:rsid w:val="00A13029"/>
    <w:rsid w:val="00A14249"/>
    <w:rsid w:val="00A1488F"/>
    <w:rsid w:val="00A15011"/>
    <w:rsid w:val="00A151F2"/>
    <w:rsid w:val="00A153BC"/>
    <w:rsid w:val="00A15617"/>
    <w:rsid w:val="00A168C4"/>
    <w:rsid w:val="00A16BDD"/>
    <w:rsid w:val="00A16C30"/>
    <w:rsid w:val="00A206BE"/>
    <w:rsid w:val="00A207EA"/>
    <w:rsid w:val="00A22163"/>
    <w:rsid w:val="00A22551"/>
    <w:rsid w:val="00A22E3D"/>
    <w:rsid w:val="00A23048"/>
    <w:rsid w:val="00A2366F"/>
    <w:rsid w:val="00A23791"/>
    <w:rsid w:val="00A237B3"/>
    <w:rsid w:val="00A237DF"/>
    <w:rsid w:val="00A245BA"/>
    <w:rsid w:val="00A255B9"/>
    <w:rsid w:val="00A25E44"/>
    <w:rsid w:val="00A26FE1"/>
    <w:rsid w:val="00A271B8"/>
    <w:rsid w:val="00A32228"/>
    <w:rsid w:val="00A3280F"/>
    <w:rsid w:val="00A33081"/>
    <w:rsid w:val="00A33477"/>
    <w:rsid w:val="00A336A4"/>
    <w:rsid w:val="00A33DFB"/>
    <w:rsid w:val="00A347BA"/>
    <w:rsid w:val="00A34D1D"/>
    <w:rsid w:val="00A34D34"/>
    <w:rsid w:val="00A35C45"/>
    <w:rsid w:val="00A35ECE"/>
    <w:rsid w:val="00A36F15"/>
    <w:rsid w:val="00A37DE9"/>
    <w:rsid w:val="00A40556"/>
    <w:rsid w:val="00A408EC"/>
    <w:rsid w:val="00A40B53"/>
    <w:rsid w:val="00A42D7A"/>
    <w:rsid w:val="00A449F3"/>
    <w:rsid w:val="00A44E32"/>
    <w:rsid w:val="00A4566E"/>
    <w:rsid w:val="00A46923"/>
    <w:rsid w:val="00A46D9D"/>
    <w:rsid w:val="00A47FCA"/>
    <w:rsid w:val="00A5028C"/>
    <w:rsid w:val="00A5078B"/>
    <w:rsid w:val="00A5259B"/>
    <w:rsid w:val="00A53466"/>
    <w:rsid w:val="00A53B4A"/>
    <w:rsid w:val="00A53F7C"/>
    <w:rsid w:val="00A54B17"/>
    <w:rsid w:val="00A555EE"/>
    <w:rsid w:val="00A57088"/>
    <w:rsid w:val="00A613B7"/>
    <w:rsid w:val="00A619C8"/>
    <w:rsid w:val="00A63B29"/>
    <w:rsid w:val="00A63DA6"/>
    <w:rsid w:val="00A64033"/>
    <w:rsid w:val="00A643F1"/>
    <w:rsid w:val="00A64A39"/>
    <w:rsid w:val="00A66D2D"/>
    <w:rsid w:val="00A70E11"/>
    <w:rsid w:val="00A71727"/>
    <w:rsid w:val="00A718B6"/>
    <w:rsid w:val="00A71AD8"/>
    <w:rsid w:val="00A723FD"/>
    <w:rsid w:val="00A7243F"/>
    <w:rsid w:val="00A726EF"/>
    <w:rsid w:val="00A73383"/>
    <w:rsid w:val="00A7343F"/>
    <w:rsid w:val="00A74143"/>
    <w:rsid w:val="00A74950"/>
    <w:rsid w:val="00A75068"/>
    <w:rsid w:val="00A765B5"/>
    <w:rsid w:val="00A76DE2"/>
    <w:rsid w:val="00A7769E"/>
    <w:rsid w:val="00A802D4"/>
    <w:rsid w:val="00A80539"/>
    <w:rsid w:val="00A80DD4"/>
    <w:rsid w:val="00A81092"/>
    <w:rsid w:val="00A816B4"/>
    <w:rsid w:val="00A81DED"/>
    <w:rsid w:val="00A82078"/>
    <w:rsid w:val="00A824D9"/>
    <w:rsid w:val="00A83143"/>
    <w:rsid w:val="00A86E22"/>
    <w:rsid w:val="00A902A2"/>
    <w:rsid w:val="00A90689"/>
    <w:rsid w:val="00A90CED"/>
    <w:rsid w:val="00A91702"/>
    <w:rsid w:val="00A92C38"/>
    <w:rsid w:val="00A92C4B"/>
    <w:rsid w:val="00A93082"/>
    <w:rsid w:val="00A93CC5"/>
    <w:rsid w:val="00A9452B"/>
    <w:rsid w:val="00A945D9"/>
    <w:rsid w:val="00A962DD"/>
    <w:rsid w:val="00A96FCE"/>
    <w:rsid w:val="00A97D24"/>
    <w:rsid w:val="00AA1057"/>
    <w:rsid w:val="00AA32C4"/>
    <w:rsid w:val="00AA3E5E"/>
    <w:rsid w:val="00AA3FB1"/>
    <w:rsid w:val="00AA4187"/>
    <w:rsid w:val="00AA455D"/>
    <w:rsid w:val="00AA5010"/>
    <w:rsid w:val="00AA56C1"/>
    <w:rsid w:val="00AA5B65"/>
    <w:rsid w:val="00AA6574"/>
    <w:rsid w:val="00AA6979"/>
    <w:rsid w:val="00AA6C38"/>
    <w:rsid w:val="00AA7B01"/>
    <w:rsid w:val="00AB00BF"/>
    <w:rsid w:val="00AB01C8"/>
    <w:rsid w:val="00AB0CA2"/>
    <w:rsid w:val="00AB2461"/>
    <w:rsid w:val="00AB2A87"/>
    <w:rsid w:val="00AB2BC0"/>
    <w:rsid w:val="00AB349C"/>
    <w:rsid w:val="00AB36F9"/>
    <w:rsid w:val="00AB3BB4"/>
    <w:rsid w:val="00AB52A8"/>
    <w:rsid w:val="00AB5310"/>
    <w:rsid w:val="00AB6EF8"/>
    <w:rsid w:val="00AB717A"/>
    <w:rsid w:val="00AB7541"/>
    <w:rsid w:val="00AB79CD"/>
    <w:rsid w:val="00AC1BCE"/>
    <w:rsid w:val="00AC3AA0"/>
    <w:rsid w:val="00AC411C"/>
    <w:rsid w:val="00AC4178"/>
    <w:rsid w:val="00AC447E"/>
    <w:rsid w:val="00AC49EA"/>
    <w:rsid w:val="00AC4CEA"/>
    <w:rsid w:val="00AC5BA7"/>
    <w:rsid w:val="00AC5D02"/>
    <w:rsid w:val="00AC6199"/>
    <w:rsid w:val="00AC634F"/>
    <w:rsid w:val="00AC6A4E"/>
    <w:rsid w:val="00AD006E"/>
    <w:rsid w:val="00AD0173"/>
    <w:rsid w:val="00AD07A4"/>
    <w:rsid w:val="00AD20A3"/>
    <w:rsid w:val="00AD239B"/>
    <w:rsid w:val="00AD25FE"/>
    <w:rsid w:val="00AD2D4F"/>
    <w:rsid w:val="00AD2FA8"/>
    <w:rsid w:val="00AD3583"/>
    <w:rsid w:val="00AD3903"/>
    <w:rsid w:val="00AD3945"/>
    <w:rsid w:val="00AD49D2"/>
    <w:rsid w:val="00AD70CD"/>
    <w:rsid w:val="00AE026E"/>
    <w:rsid w:val="00AE10EA"/>
    <w:rsid w:val="00AE4A8B"/>
    <w:rsid w:val="00AE5401"/>
    <w:rsid w:val="00AE5CF7"/>
    <w:rsid w:val="00AE6144"/>
    <w:rsid w:val="00AE735B"/>
    <w:rsid w:val="00AF05D9"/>
    <w:rsid w:val="00AF14C7"/>
    <w:rsid w:val="00AF1843"/>
    <w:rsid w:val="00AF1C1C"/>
    <w:rsid w:val="00AF2966"/>
    <w:rsid w:val="00AF2E64"/>
    <w:rsid w:val="00AF3907"/>
    <w:rsid w:val="00AF5578"/>
    <w:rsid w:val="00AF5C81"/>
    <w:rsid w:val="00AF6FEF"/>
    <w:rsid w:val="00B00350"/>
    <w:rsid w:val="00B00A29"/>
    <w:rsid w:val="00B00D13"/>
    <w:rsid w:val="00B00DB8"/>
    <w:rsid w:val="00B013BE"/>
    <w:rsid w:val="00B01BC8"/>
    <w:rsid w:val="00B0270F"/>
    <w:rsid w:val="00B03536"/>
    <w:rsid w:val="00B05262"/>
    <w:rsid w:val="00B061F1"/>
    <w:rsid w:val="00B06E0B"/>
    <w:rsid w:val="00B070A5"/>
    <w:rsid w:val="00B07559"/>
    <w:rsid w:val="00B0783B"/>
    <w:rsid w:val="00B10717"/>
    <w:rsid w:val="00B10A53"/>
    <w:rsid w:val="00B10F1B"/>
    <w:rsid w:val="00B111FC"/>
    <w:rsid w:val="00B11C66"/>
    <w:rsid w:val="00B12D42"/>
    <w:rsid w:val="00B12D82"/>
    <w:rsid w:val="00B12F18"/>
    <w:rsid w:val="00B131CA"/>
    <w:rsid w:val="00B15A65"/>
    <w:rsid w:val="00B1616D"/>
    <w:rsid w:val="00B165AB"/>
    <w:rsid w:val="00B16FB7"/>
    <w:rsid w:val="00B1756E"/>
    <w:rsid w:val="00B20465"/>
    <w:rsid w:val="00B21267"/>
    <w:rsid w:val="00B2263D"/>
    <w:rsid w:val="00B22DA3"/>
    <w:rsid w:val="00B23C3B"/>
    <w:rsid w:val="00B244B7"/>
    <w:rsid w:val="00B245EB"/>
    <w:rsid w:val="00B255B1"/>
    <w:rsid w:val="00B25F92"/>
    <w:rsid w:val="00B27622"/>
    <w:rsid w:val="00B27EC7"/>
    <w:rsid w:val="00B31118"/>
    <w:rsid w:val="00B3174F"/>
    <w:rsid w:val="00B32784"/>
    <w:rsid w:val="00B332BA"/>
    <w:rsid w:val="00B33EC7"/>
    <w:rsid w:val="00B34E19"/>
    <w:rsid w:val="00B3607D"/>
    <w:rsid w:val="00B364FE"/>
    <w:rsid w:val="00B36CEA"/>
    <w:rsid w:val="00B378E5"/>
    <w:rsid w:val="00B37F2F"/>
    <w:rsid w:val="00B4010D"/>
    <w:rsid w:val="00B4098A"/>
    <w:rsid w:val="00B40D56"/>
    <w:rsid w:val="00B40FC9"/>
    <w:rsid w:val="00B4143F"/>
    <w:rsid w:val="00B41B63"/>
    <w:rsid w:val="00B432D5"/>
    <w:rsid w:val="00B437C0"/>
    <w:rsid w:val="00B43C20"/>
    <w:rsid w:val="00B4409D"/>
    <w:rsid w:val="00B446B9"/>
    <w:rsid w:val="00B454AF"/>
    <w:rsid w:val="00B4558D"/>
    <w:rsid w:val="00B46040"/>
    <w:rsid w:val="00B46103"/>
    <w:rsid w:val="00B46556"/>
    <w:rsid w:val="00B46AC2"/>
    <w:rsid w:val="00B471A6"/>
    <w:rsid w:val="00B4754A"/>
    <w:rsid w:val="00B502BC"/>
    <w:rsid w:val="00B51E86"/>
    <w:rsid w:val="00B52341"/>
    <w:rsid w:val="00B52422"/>
    <w:rsid w:val="00B52581"/>
    <w:rsid w:val="00B52762"/>
    <w:rsid w:val="00B52F11"/>
    <w:rsid w:val="00B54BC1"/>
    <w:rsid w:val="00B55715"/>
    <w:rsid w:val="00B55CD7"/>
    <w:rsid w:val="00B56141"/>
    <w:rsid w:val="00B56B5F"/>
    <w:rsid w:val="00B56EBD"/>
    <w:rsid w:val="00B57D56"/>
    <w:rsid w:val="00B6073B"/>
    <w:rsid w:val="00B61488"/>
    <w:rsid w:val="00B618D1"/>
    <w:rsid w:val="00B6229F"/>
    <w:rsid w:val="00B62852"/>
    <w:rsid w:val="00B6481C"/>
    <w:rsid w:val="00B64D55"/>
    <w:rsid w:val="00B64F5E"/>
    <w:rsid w:val="00B6552D"/>
    <w:rsid w:val="00B66274"/>
    <w:rsid w:val="00B66430"/>
    <w:rsid w:val="00B665C4"/>
    <w:rsid w:val="00B66EB3"/>
    <w:rsid w:val="00B677D3"/>
    <w:rsid w:val="00B721FB"/>
    <w:rsid w:val="00B72BB6"/>
    <w:rsid w:val="00B73716"/>
    <w:rsid w:val="00B73768"/>
    <w:rsid w:val="00B73A26"/>
    <w:rsid w:val="00B73D36"/>
    <w:rsid w:val="00B7477B"/>
    <w:rsid w:val="00B75487"/>
    <w:rsid w:val="00B75ADE"/>
    <w:rsid w:val="00B75F94"/>
    <w:rsid w:val="00B806AC"/>
    <w:rsid w:val="00B81277"/>
    <w:rsid w:val="00B818E1"/>
    <w:rsid w:val="00B854D3"/>
    <w:rsid w:val="00B86E33"/>
    <w:rsid w:val="00B870D9"/>
    <w:rsid w:val="00B87ADC"/>
    <w:rsid w:val="00B90444"/>
    <w:rsid w:val="00B904CA"/>
    <w:rsid w:val="00B904EF"/>
    <w:rsid w:val="00B91869"/>
    <w:rsid w:val="00B918B2"/>
    <w:rsid w:val="00B91E1E"/>
    <w:rsid w:val="00B92451"/>
    <w:rsid w:val="00B92BBB"/>
    <w:rsid w:val="00B93903"/>
    <w:rsid w:val="00B93AF1"/>
    <w:rsid w:val="00B93D04"/>
    <w:rsid w:val="00B93ED6"/>
    <w:rsid w:val="00B943CB"/>
    <w:rsid w:val="00B9582A"/>
    <w:rsid w:val="00B96766"/>
    <w:rsid w:val="00B97694"/>
    <w:rsid w:val="00B9787F"/>
    <w:rsid w:val="00BA034C"/>
    <w:rsid w:val="00BA12E5"/>
    <w:rsid w:val="00BA1B10"/>
    <w:rsid w:val="00BA2C01"/>
    <w:rsid w:val="00BA2EA5"/>
    <w:rsid w:val="00BA3DBE"/>
    <w:rsid w:val="00BA4D04"/>
    <w:rsid w:val="00BA4EE8"/>
    <w:rsid w:val="00BA51A1"/>
    <w:rsid w:val="00BA51CF"/>
    <w:rsid w:val="00BA5960"/>
    <w:rsid w:val="00BA5F08"/>
    <w:rsid w:val="00BA6C9A"/>
    <w:rsid w:val="00BA7BE1"/>
    <w:rsid w:val="00BA7E12"/>
    <w:rsid w:val="00BB0653"/>
    <w:rsid w:val="00BB29A1"/>
    <w:rsid w:val="00BB5B9E"/>
    <w:rsid w:val="00BB5ED4"/>
    <w:rsid w:val="00BB653B"/>
    <w:rsid w:val="00BC1072"/>
    <w:rsid w:val="00BC1C47"/>
    <w:rsid w:val="00BC2777"/>
    <w:rsid w:val="00BC2BE5"/>
    <w:rsid w:val="00BC2C6F"/>
    <w:rsid w:val="00BC52E8"/>
    <w:rsid w:val="00BC574E"/>
    <w:rsid w:val="00BC619D"/>
    <w:rsid w:val="00BC70F1"/>
    <w:rsid w:val="00BD0663"/>
    <w:rsid w:val="00BD22DE"/>
    <w:rsid w:val="00BD2ECF"/>
    <w:rsid w:val="00BD38FD"/>
    <w:rsid w:val="00BD3A83"/>
    <w:rsid w:val="00BD3BDE"/>
    <w:rsid w:val="00BD3E0E"/>
    <w:rsid w:val="00BD46A9"/>
    <w:rsid w:val="00BD73F7"/>
    <w:rsid w:val="00BD76A8"/>
    <w:rsid w:val="00BD7BAB"/>
    <w:rsid w:val="00BD7F04"/>
    <w:rsid w:val="00BE04B0"/>
    <w:rsid w:val="00BE0EB0"/>
    <w:rsid w:val="00BE13BB"/>
    <w:rsid w:val="00BE168D"/>
    <w:rsid w:val="00BE1726"/>
    <w:rsid w:val="00BE228F"/>
    <w:rsid w:val="00BE272E"/>
    <w:rsid w:val="00BE35BB"/>
    <w:rsid w:val="00BE4953"/>
    <w:rsid w:val="00BF0470"/>
    <w:rsid w:val="00BF095D"/>
    <w:rsid w:val="00BF2556"/>
    <w:rsid w:val="00BF3D60"/>
    <w:rsid w:val="00BF47B8"/>
    <w:rsid w:val="00BF4B79"/>
    <w:rsid w:val="00BF4E3B"/>
    <w:rsid w:val="00BF5862"/>
    <w:rsid w:val="00BF5CBE"/>
    <w:rsid w:val="00BF5F5E"/>
    <w:rsid w:val="00BF67BC"/>
    <w:rsid w:val="00BF7363"/>
    <w:rsid w:val="00BF7DAC"/>
    <w:rsid w:val="00C0062C"/>
    <w:rsid w:val="00C01756"/>
    <w:rsid w:val="00C02670"/>
    <w:rsid w:val="00C028F2"/>
    <w:rsid w:val="00C03BDD"/>
    <w:rsid w:val="00C0418D"/>
    <w:rsid w:val="00C05868"/>
    <w:rsid w:val="00C05D63"/>
    <w:rsid w:val="00C05E56"/>
    <w:rsid w:val="00C0624C"/>
    <w:rsid w:val="00C06486"/>
    <w:rsid w:val="00C06AF1"/>
    <w:rsid w:val="00C07C9E"/>
    <w:rsid w:val="00C07EBA"/>
    <w:rsid w:val="00C10860"/>
    <w:rsid w:val="00C1144C"/>
    <w:rsid w:val="00C1176B"/>
    <w:rsid w:val="00C11DFA"/>
    <w:rsid w:val="00C129EC"/>
    <w:rsid w:val="00C13108"/>
    <w:rsid w:val="00C138AD"/>
    <w:rsid w:val="00C13900"/>
    <w:rsid w:val="00C139D3"/>
    <w:rsid w:val="00C14184"/>
    <w:rsid w:val="00C141C5"/>
    <w:rsid w:val="00C144BF"/>
    <w:rsid w:val="00C14E52"/>
    <w:rsid w:val="00C14E5D"/>
    <w:rsid w:val="00C1528F"/>
    <w:rsid w:val="00C155B2"/>
    <w:rsid w:val="00C167DA"/>
    <w:rsid w:val="00C16B6A"/>
    <w:rsid w:val="00C17E23"/>
    <w:rsid w:val="00C22EA9"/>
    <w:rsid w:val="00C23517"/>
    <w:rsid w:val="00C2524A"/>
    <w:rsid w:val="00C25368"/>
    <w:rsid w:val="00C25822"/>
    <w:rsid w:val="00C25B06"/>
    <w:rsid w:val="00C25F4E"/>
    <w:rsid w:val="00C26100"/>
    <w:rsid w:val="00C26DBF"/>
    <w:rsid w:val="00C27F1C"/>
    <w:rsid w:val="00C30151"/>
    <w:rsid w:val="00C30217"/>
    <w:rsid w:val="00C304CE"/>
    <w:rsid w:val="00C30544"/>
    <w:rsid w:val="00C3099B"/>
    <w:rsid w:val="00C30C70"/>
    <w:rsid w:val="00C3173C"/>
    <w:rsid w:val="00C31C3D"/>
    <w:rsid w:val="00C32929"/>
    <w:rsid w:val="00C33D01"/>
    <w:rsid w:val="00C33E48"/>
    <w:rsid w:val="00C33FCC"/>
    <w:rsid w:val="00C342D8"/>
    <w:rsid w:val="00C3456A"/>
    <w:rsid w:val="00C34C4B"/>
    <w:rsid w:val="00C36D8A"/>
    <w:rsid w:val="00C42BD7"/>
    <w:rsid w:val="00C4420C"/>
    <w:rsid w:val="00C443B5"/>
    <w:rsid w:val="00C45C8E"/>
    <w:rsid w:val="00C513DC"/>
    <w:rsid w:val="00C51981"/>
    <w:rsid w:val="00C54524"/>
    <w:rsid w:val="00C557D0"/>
    <w:rsid w:val="00C562AE"/>
    <w:rsid w:val="00C56C00"/>
    <w:rsid w:val="00C572AB"/>
    <w:rsid w:val="00C57AD5"/>
    <w:rsid w:val="00C57CF0"/>
    <w:rsid w:val="00C600C5"/>
    <w:rsid w:val="00C607AF"/>
    <w:rsid w:val="00C60CCA"/>
    <w:rsid w:val="00C60DD1"/>
    <w:rsid w:val="00C614AB"/>
    <w:rsid w:val="00C62203"/>
    <w:rsid w:val="00C6238F"/>
    <w:rsid w:val="00C62B56"/>
    <w:rsid w:val="00C62BD0"/>
    <w:rsid w:val="00C63BAA"/>
    <w:rsid w:val="00C63D5D"/>
    <w:rsid w:val="00C64B15"/>
    <w:rsid w:val="00C66CF6"/>
    <w:rsid w:val="00C67000"/>
    <w:rsid w:val="00C6727E"/>
    <w:rsid w:val="00C729D4"/>
    <w:rsid w:val="00C72AC9"/>
    <w:rsid w:val="00C73B3D"/>
    <w:rsid w:val="00C7415A"/>
    <w:rsid w:val="00C746CB"/>
    <w:rsid w:val="00C749AE"/>
    <w:rsid w:val="00C74DD9"/>
    <w:rsid w:val="00C74F1B"/>
    <w:rsid w:val="00C75665"/>
    <w:rsid w:val="00C757F8"/>
    <w:rsid w:val="00C75A4C"/>
    <w:rsid w:val="00C76BE6"/>
    <w:rsid w:val="00C777DC"/>
    <w:rsid w:val="00C778C5"/>
    <w:rsid w:val="00C77F39"/>
    <w:rsid w:val="00C8156A"/>
    <w:rsid w:val="00C82C16"/>
    <w:rsid w:val="00C83ABC"/>
    <w:rsid w:val="00C83FEB"/>
    <w:rsid w:val="00C84FBB"/>
    <w:rsid w:val="00C860DF"/>
    <w:rsid w:val="00C87FF6"/>
    <w:rsid w:val="00C90424"/>
    <w:rsid w:val="00C90599"/>
    <w:rsid w:val="00C931F4"/>
    <w:rsid w:val="00C93ECA"/>
    <w:rsid w:val="00C9416C"/>
    <w:rsid w:val="00C94280"/>
    <w:rsid w:val="00C943E3"/>
    <w:rsid w:val="00C94AFB"/>
    <w:rsid w:val="00C956C6"/>
    <w:rsid w:val="00C967EC"/>
    <w:rsid w:val="00C96AB0"/>
    <w:rsid w:val="00C97CCD"/>
    <w:rsid w:val="00CA0BBE"/>
    <w:rsid w:val="00CA1F14"/>
    <w:rsid w:val="00CA2412"/>
    <w:rsid w:val="00CA27D1"/>
    <w:rsid w:val="00CA2BC5"/>
    <w:rsid w:val="00CA2F88"/>
    <w:rsid w:val="00CA3E6A"/>
    <w:rsid w:val="00CA4127"/>
    <w:rsid w:val="00CA53FE"/>
    <w:rsid w:val="00CA5BB2"/>
    <w:rsid w:val="00CA6221"/>
    <w:rsid w:val="00CA65EC"/>
    <w:rsid w:val="00CA6C1C"/>
    <w:rsid w:val="00CA737A"/>
    <w:rsid w:val="00CA750B"/>
    <w:rsid w:val="00CA7E3A"/>
    <w:rsid w:val="00CA7EA5"/>
    <w:rsid w:val="00CB0961"/>
    <w:rsid w:val="00CB229F"/>
    <w:rsid w:val="00CB255A"/>
    <w:rsid w:val="00CB42F5"/>
    <w:rsid w:val="00CB5241"/>
    <w:rsid w:val="00CB5A3B"/>
    <w:rsid w:val="00CB5F5A"/>
    <w:rsid w:val="00CB66EF"/>
    <w:rsid w:val="00CB7355"/>
    <w:rsid w:val="00CB7A9B"/>
    <w:rsid w:val="00CC0080"/>
    <w:rsid w:val="00CC0767"/>
    <w:rsid w:val="00CC2254"/>
    <w:rsid w:val="00CC4EA0"/>
    <w:rsid w:val="00CC50CC"/>
    <w:rsid w:val="00CC609A"/>
    <w:rsid w:val="00CC6CA4"/>
    <w:rsid w:val="00CC70D5"/>
    <w:rsid w:val="00CC7C9A"/>
    <w:rsid w:val="00CD1296"/>
    <w:rsid w:val="00CD18E7"/>
    <w:rsid w:val="00CD20F5"/>
    <w:rsid w:val="00CD26CD"/>
    <w:rsid w:val="00CD2910"/>
    <w:rsid w:val="00CD2F84"/>
    <w:rsid w:val="00CD4304"/>
    <w:rsid w:val="00CD4CE0"/>
    <w:rsid w:val="00CD5463"/>
    <w:rsid w:val="00CD55EE"/>
    <w:rsid w:val="00CD5982"/>
    <w:rsid w:val="00CD75CA"/>
    <w:rsid w:val="00CD79D9"/>
    <w:rsid w:val="00CE03F7"/>
    <w:rsid w:val="00CE093A"/>
    <w:rsid w:val="00CE195F"/>
    <w:rsid w:val="00CE231D"/>
    <w:rsid w:val="00CE32A2"/>
    <w:rsid w:val="00CE34BE"/>
    <w:rsid w:val="00CE3853"/>
    <w:rsid w:val="00CE3BE1"/>
    <w:rsid w:val="00CE3F26"/>
    <w:rsid w:val="00CE4124"/>
    <w:rsid w:val="00CE54BD"/>
    <w:rsid w:val="00CE6E7D"/>
    <w:rsid w:val="00CE71BE"/>
    <w:rsid w:val="00CE7295"/>
    <w:rsid w:val="00CF3229"/>
    <w:rsid w:val="00CF39D6"/>
    <w:rsid w:val="00CF4428"/>
    <w:rsid w:val="00CF5767"/>
    <w:rsid w:val="00CF5DF7"/>
    <w:rsid w:val="00CF6232"/>
    <w:rsid w:val="00CF75CA"/>
    <w:rsid w:val="00CF7BCF"/>
    <w:rsid w:val="00CF7D6B"/>
    <w:rsid w:val="00CF7DE7"/>
    <w:rsid w:val="00D00138"/>
    <w:rsid w:val="00D009A3"/>
    <w:rsid w:val="00D0103B"/>
    <w:rsid w:val="00D023C8"/>
    <w:rsid w:val="00D025F2"/>
    <w:rsid w:val="00D04358"/>
    <w:rsid w:val="00D0444D"/>
    <w:rsid w:val="00D047C0"/>
    <w:rsid w:val="00D05788"/>
    <w:rsid w:val="00D05D19"/>
    <w:rsid w:val="00D06178"/>
    <w:rsid w:val="00D06263"/>
    <w:rsid w:val="00D11C70"/>
    <w:rsid w:val="00D11D69"/>
    <w:rsid w:val="00D12B7F"/>
    <w:rsid w:val="00D141A8"/>
    <w:rsid w:val="00D14568"/>
    <w:rsid w:val="00D152F8"/>
    <w:rsid w:val="00D16FCD"/>
    <w:rsid w:val="00D17E5F"/>
    <w:rsid w:val="00D20564"/>
    <w:rsid w:val="00D209DD"/>
    <w:rsid w:val="00D21325"/>
    <w:rsid w:val="00D2142F"/>
    <w:rsid w:val="00D21C09"/>
    <w:rsid w:val="00D21F5C"/>
    <w:rsid w:val="00D22633"/>
    <w:rsid w:val="00D236E5"/>
    <w:rsid w:val="00D2525E"/>
    <w:rsid w:val="00D25D90"/>
    <w:rsid w:val="00D264C8"/>
    <w:rsid w:val="00D27330"/>
    <w:rsid w:val="00D27681"/>
    <w:rsid w:val="00D27C0F"/>
    <w:rsid w:val="00D33649"/>
    <w:rsid w:val="00D357F0"/>
    <w:rsid w:val="00D35EB1"/>
    <w:rsid w:val="00D3666F"/>
    <w:rsid w:val="00D3675B"/>
    <w:rsid w:val="00D36ED1"/>
    <w:rsid w:val="00D3778F"/>
    <w:rsid w:val="00D3785F"/>
    <w:rsid w:val="00D37FFD"/>
    <w:rsid w:val="00D41EF3"/>
    <w:rsid w:val="00D42748"/>
    <w:rsid w:val="00D42B41"/>
    <w:rsid w:val="00D42EC5"/>
    <w:rsid w:val="00D43E8F"/>
    <w:rsid w:val="00D442AB"/>
    <w:rsid w:val="00D4469B"/>
    <w:rsid w:val="00D45ABB"/>
    <w:rsid w:val="00D45F7D"/>
    <w:rsid w:val="00D470D5"/>
    <w:rsid w:val="00D475A3"/>
    <w:rsid w:val="00D523AC"/>
    <w:rsid w:val="00D5244B"/>
    <w:rsid w:val="00D52599"/>
    <w:rsid w:val="00D52AB3"/>
    <w:rsid w:val="00D52B4B"/>
    <w:rsid w:val="00D5383F"/>
    <w:rsid w:val="00D53FA3"/>
    <w:rsid w:val="00D54304"/>
    <w:rsid w:val="00D550D0"/>
    <w:rsid w:val="00D556E7"/>
    <w:rsid w:val="00D557C1"/>
    <w:rsid w:val="00D57032"/>
    <w:rsid w:val="00D6068D"/>
    <w:rsid w:val="00D60CFF"/>
    <w:rsid w:val="00D60EEC"/>
    <w:rsid w:val="00D622B1"/>
    <w:rsid w:val="00D6244A"/>
    <w:rsid w:val="00D627BD"/>
    <w:rsid w:val="00D62CFF"/>
    <w:rsid w:val="00D632CD"/>
    <w:rsid w:val="00D63A9B"/>
    <w:rsid w:val="00D6483C"/>
    <w:rsid w:val="00D6587E"/>
    <w:rsid w:val="00D65971"/>
    <w:rsid w:val="00D67C55"/>
    <w:rsid w:val="00D704AA"/>
    <w:rsid w:val="00D71D15"/>
    <w:rsid w:val="00D724D8"/>
    <w:rsid w:val="00D72A25"/>
    <w:rsid w:val="00D73743"/>
    <w:rsid w:val="00D7536F"/>
    <w:rsid w:val="00D75691"/>
    <w:rsid w:val="00D76F8B"/>
    <w:rsid w:val="00D77586"/>
    <w:rsid w:val="00D77B56"/>
    <w:rsid w:val="00D80588"/>
    <w:rsid w:val="00D825F5"/>
    <w:rsid w:val="00D829D0"/>
    <w:rsid w:val="00D82E7D"/>
    <w:rsid w:val="00D83245"/>
    <w:rsid w:val="00D84414"/>
    <w:rsid w:val="00D84D6E"/>
    <w:rsid w:val="00D84EFD"/>
    <w:rsid w:val="00D851DD"/>
    <w:rsid w:val="00D85B30"/>
    <w:rsid w:val="00D86234"/>
    <w:rsid w:val="00D874E8"/>
    <w:rsid w:val="00D904B2"/>
    <w:rsid w:val="00D90756"/>
    <w:rsid w:val="00D90A8D"/>
    <w:rsid w:val="00D90E31"/>
    <w:rsid w:val="00D90E5D"/>
    <w:rsid w:val="00D9216E"/>
    <w:rsid w:val="00D9290D"/>
    <w:rsid w:val="00D92988"/>
    <w:rsid w:val="00D92DFA"/>
    <w:rsid w:val="00D93096"/>
    <w:rsid w:val="00D944E0"/>
    <w:rsid w:val="00D959D7"/>
    <w:rsid w:val="00D95AD2"/>
    <w:rsid w:val="00D968E4"/>
    <w:rsid w:val="00D97076"/>
    <w:rsid w:val="00DA0504"/>
    <w:rsid w:val="00DA21C9"/>
    <w:rsid w:val="00DA2520"/>
    <w:rsid w:val="00DA3860"/>
    <w:rsid w:val="00DA38E7"/>
    <w:rsid w:val="00DA4BEA"/>
    <w:rsid w:val="00DA514B"/>
    <w:rsid w:val="00DA6F93"/>
    <w:rsid w:val="00DA7257"/>
    <w:rsid w:val="00DB0224"/>
    <w:rsid w:val="00DB09D7"/>
    <w:rsid w:val="00DB0F85"/>
    <w:rsid w:val="00DB0FFC"/>
    <w:rsid w:val="00DB10EB"/>
    <w:rsid w:val="00DB2EDA"/>
    <w:rsid w:val="00DB303C"/>
    <w:rsid w:val="00DB37DC"/>
    <w:rsid w:val="00DB40CC"/>
    <w:rsid w:val="00DB5AB4"/>
    <w:rsid w:val="00DB74AC"/>
    <w:rsid w:val="00DB7E9B"/>
    <w:rsid w:val="00DC06E9"/>
    <w:rsid w:val="00DC1FF4"/>
    <w:rsid w:val="00DC3125"/>
    <w:rsid w:val="00DC3507"/>
    <w:rsid w:val="00DC3D67"/>
    <w:rsid w:val="00DC4203"/>
    <w:rsid w:val="00DC478F"/>
    <w:rsid w:val="00DC50CC"/>
    <w:rsid w:val="00DC5B14"/>
    <w:rsid w:val="00DC5B6D"/>
    <w:rsid w:val="00DC79E4"/>
    <w:rsid w:val="00DD00F8"/>
    <w:rsid w:val="00DD01E3"/>
    <w:rsid w:val="00DD165B"/>
    <w:rsid w:val="00DD2675"/>
    <w:rsid w:val="00DD338B"/>
    <w:rsid w:val="00DD3862"/>
    <w:rsid w:val="00DD4413"/>
    <w:rsid w:val="00DD52F8"/>
    <w:rsid w:val="00DD57A9"/>
    <w:rsid w:val="00DD57C8"/>
    <w:rsid w:val="00DD61DF"/>
    <w:rsid w:val="00DD698A"/>
    <w:rsid w:val="00DD6A5E"/>
    <w:rsid w:val="00DD6B08"/>
    <w:rsid w:val="00DE0812"/>
    <w:rsid w:val="00DE0B23"/>
    <w:rsid w:val="00DE200D"/>
    <w:rsid w:val="00DE2A21"/>
    <w:rsid w:val="00DE3AE7"/>
    <w:rsid w:val="00DE3BDA"/>
    <w:rsid w:val="00DE424C"/>
    <w:rsid w:val="00DE5184"/>
    <w:rsid w:val="00DE5B31"/>
    <w:rsid w:val="00DE618A"/>
    <w:rsid w:val="00DE75EA"/>
    <w:rsid w:val="00DE7A70"/>
    <w:rsid w:val="00DE7A72"/>
    <w:rsid w:val="00DE7CD9"/>
    <w:rsid w:val="00DF0849"/>
    <w:rsid w:val="00DF0CAF"/>
    <w:rsid w:val="00DF1789"/>
    <w:rsid w:val="00DF1CB0"/>
    <w:rsid w:val="00DF33C0"/>
    <w:rsid w:val="00DF36FC"/>
    <w:rsid w:val="00DF7207"/>
    <w:rsid w:val="00DF7357"/>
    <w:rsid w:val="00E02424"/>
    <w:rsid w:val="00E033CE"/>
    <w:rsid w:val="00E03FE3"/>
    <w:rsid w:val="00E047CC"/>
    <w:rsid w:val="00E048AA"/>
    <w:rsid w:val="00E04A5D"/>
    <w:rsid w:val="00E04EC9"/>
    <w:rsid w:val="00E06EDE"/>
    <w:rsid w:val="00E0724B"/>
    <w:rsid w:val="00E100D0"/>
    <w:rsid w:val="00E10369"/>
    <w:rsid w:val="00E10418"/>
    <w:rsid w:val="00E10B6D"/>
    <w:rsid w:val="00E116D4"/>
    <w:rsid w:val="00E11EDD"/>
    <w:rsid w:val="00E126ED"/>
    <w:rsid w:val="00E140F9"/>
    <w:rsid w:val="00E1430D"/>
    <w:rsid w:val="00E15485"/>
    <w:rsid w:val="00E15497"/>
    <w:rsid w:val="00E15CA8"/>
    <w:rsid w:val="00E176BC"/>
    <w:rsid w:val="00E20439"/>
    <w:rsid w:val="00E21014"/>
    <w:rsid w:val="00E21844"/>
    <w:rsid w:val="00E22898"/>
    <w:rsid w:val="00E233D2"/>
    <w:rsid w:val="00E23AE5"/>
    <w:rsid w:val="00E23E3D"/>
    <w:rsid w:val="00E2445B"/>
    <w:rsid w:val="00E249C8"/>
    <w:rsid w:val="00E252B7"/>
    <w:rsid w:val="00E25809"/>
    <w:rsid w:val="00E267F6"/>
    <w:rsid w:val="00E27674"/>
    <w:rsid w:val="00E27914"/>
    <w:rsid w:val="00E307E4"/>
    <w:rsid w:val="00E30928"/>
    <w:rsid w:val="00E30A68"/>
    <w:rsid w:val="00E317E9"/>
    <w:rsid w:val="00E31A05"/>
    <w:rsid w:val="00E31D04"/>
    <w:rsid w:val="00E32968"/>
    <w:rsid w:val="00E33F92"/>
    <w:rsid w:val="00E34166"/>
    <w:rsid w:val="00E36D99"/>
    <w:rsid w:val="00E37559"/>
    <w:rsid w:val="00E37C8E"/>
    <w:rsid w:val="00E37E1A"/>
    <w:rsid w:val="00E37E75"/>
    <w:rsid w:val="00E4074E"/>
    <w:rsid w:val="00E4095F"/>
    <w:rsid w:val="00E411D8"/>
    <w:rsid w:val="00E412B3"/>
    <w:rsid w:val="00E416C5"/>
    <w:rsid w:val="00E419D9"/>
    <w:rsid w:val="00E42EE0"/>
    <w:rsid w:val="00E430D4"/>
    <w:rsid w:val="00E43FA6"/>
    <w:rsid w:val="00E45726"/>
    <w:rsid w:val="00E46164"/>
    <w:rsid w:val="00E463CB"/>
    <w:rsid w:val="00E46FEA"/>
    <w:rsid w:val="00E4716E"/>
    <w:rsid w:val="00E47BC9"/>
    <w:rsid w:val="00E504E0"/>
    <w:rsid w:val="00E50939"/>
    <w:rsid w:val="00E50D6E"/>
    <w:rsid w:val="00E51E0D"/>
    <w:rsid w:val="00E5201F"/>
    <w:rsid w:val="00E5334A"/>
    <w:rsid w:val="00E534F6"/>
    <w:rsid w:val="00E53D71"/>
    <w:rsid w:val="00E54685"/>
    <w:rsid w:val="00E5552D"/>
    <w:rsid w:val="00E55853"/>
    <w:rsid w:val="00E55A08"/>
    <w:rsid w:val="00E5649E"/>
    <w:rsid w:val="00E56917"/>
    <w:rsid w:val="00E569B5"/>
    <w:rsid w:val="00E56C08"/>
    <w:rsid w:val="00E571D4"/>
    <w:rsid w:val="00E57785"/>
    <w:rsid w:val="00E5780A"/>
    <w:rsid w:val="00E608A9"/>
    <w:rsid w:val="00E63A1E"/>
    <w:rsid w:val="00E652B9"/>
    <w:rsid w:val="00E6573A"/>
    <w:rsid w:val="00E66369"/>
    <w:rsid w:val="00E701D0"/>
    <w:rsid w:val="00E70D7A"/>
    <w:rsid w:val="00E7105C"/>
    <w:rsid w:val="00E71D58"/>
    <w:rsid w:val="00E7314E"/>
    <w:rsid w:val="00E7562C"/>
    <w:rsid w:val="00E7569A"/>
    <w:rsid w:val="00E7692E"/>
    <w:rsid w:val="00E769DD"/>
    <w:rsid w:val="00E77732"/>
    <w:rsid w:val="00E77FDF"/>
    <w:rsid w:val="00E8039E"/>
    <w:rsid w:val="00E805BD"/>
    <w:rsid w:val="00E816B2"/>
    <w:rsid w:val="00E81CF0"/>
    <w:rsid w:val="00E82203"/>
    <w:rsid w:val="00E82A9B"/>
    <w:rsid w:val="00E82B67"/>
    <w:rsid w:val="00E833B6"/>
    <w:rsid w:val="00E84897"/>
    <w:rsid w:val="00E84FF3"/>
    <w:rsid w:val="00E851E2"/>
    <w:rsid w:val="00E85B88"/>
    <w:rsid w:val="00E86D93"/>
    <w:rsid w:val="00E87001"/>
    <w:rsid w:val="00E8763E"/>
    <w:rsid w:val="00E91A30"/>
    <w:rsid w:val="00E91C7D"/>
    <w:rsid w:val="00E9273F"/>
    <w:rsid w:val="00E93025"/>
    <w:rsid w:val="00E9439F"/>
    <w:rsid w:val="00E959C2"/>
    <w:rsid w:val="00E96439"/>
    <w:rsid w:val="00E96F05"/>
    <w:rsid w:val="00E97036"/>
    <w:rsid w:val="00EA02D7"/>
    <w:rsid w:val="00EA0810"/>
    <w:rsid w:val="00EA129A"/>
    <w:rsid w:val="00EA1672"/>
    <w:rsid w:val="00EA1CD7"/>
    <w:rsid w:val="00EA3B7C"/>
    <w:rsid w:val="00EA4261"/>
    <w:rsid w:val="00EA4429"/>
    <w:rsid w:val="00EA4CF4"/>
    <w:rsid w:val="00EA572C"/>
    <w:rsid w:val="00EA6AD5"/>
    <w:rsid w:val="00EA7185"/>
    <w:rsid w:val="00EA7763"/>
    <w:rsid w:val="00EA7877"/>
    <w:rsid w:val="00EA7A8A"/>
    <w:rsid w:val="00EB0049"/>
    <w:rsid w:val="00EB1353"/>
    <w:rsid w:val="00EB16A2"/>
    <w:rsid w:val="00EB1839"/>
    <w:rsid w:val="00EB2031"/>
    <w:rsid w:val="00EB2997"/>
    <w:rsid w:val="00EB2F4F"/>
    <w:rsid w:val="00EB35EB"/>
    <w:rsid w:val="00EB3C5D"/>
    <w:rsid w:val="00EB422B"/>
    <w:rsid w:val="00EB73BF"/>
    <w:rsid w:val="00EC0651"/>
    <w:rsid w:val="00EC0EC3"/>
    <w:rsid w:val="00EC1DCE"/>
    <w:rsid w:val="00EC2850"/>
    <w:rsid w:val="00EC59B2"/>
    <w:rsid w:val="00EC6EDD"/>
    <w:rsid w:val="00ED0DBD"/>
    <w:rsid w:val="00ED0E73"/>
    <w:rsid w:val="00ED131E"/>
    <w:rsid w:val="00ED1364"/>
    <w:rsid w:val="00ED18FD"/>
    <w:rsid w:val="00ED25E4"/>
    <w:rsid w:val="00ED2BCC"/>
    <w:rsid w:val="00ED3332"/>
    <w:rsid w:val="00ED33F9"/>
    <w:rsid w:val="00ED3524"/>
    <w:rsid w:val="00ED3CE3"/>
    <w:rsid w:val="00ED4C96"/>
    <w:rsid w:val="00ED4F52"/>
    <w:rsid w:val="00ED6AEE"/>
    <w:rsid w:val="00ED6E12"/>
    <w:rsid w:val="00EE288C"/>
    <w:rsid w:val="00EE32E9"/>
    <w:rsid w:val="00EE3C2E"/>
    <w:rsid w:val="00EE462F"/>
    <w:rsid w:val="00EE4A39"/>
    <w:rsid w:val="00EE5F98"/>
    <w:rsid w:val="00EE70B9"/>
    <w:rsid w:val="00EF0023"/>
    <w:rsid w:val="00EF0B91"/>
    <w:rsid w:val="00EF12F5"/>
    <w:rsid w:val="00EF26DA"/>
    <w:rsid w:val="00EF2E83"/>
    <w:rsid w:val="00EF32B4"/>
    <w:rsid w:val="00EF3EC3"/>
    <w:rsid w:val="00EF4B35"/>
    <w:rsid w:val="00EF53F8"/>
    <w:rsid w:val="00EF65B0"/>
    <w:rsid w:val="00EF74A5"/>
    <w:rsid w:val="00EF7D96"/>
    <w:rsid w:val="00F00179"/>
    <w:rsid w:val="00F00404"/>
    <w:rsid w:val="00F00C73"/>
    <w:rsid w:val="00F00D54"/>
    <w:rsid w:val="00F01169"/>
    <w:rsid w:val="00F014A9"/>
    <w:rsid w:val="00F01B77"/>
    <w:rsid w:val="00F02371"/>
    <w:rsid w:val="00F02990"/>
    <w:rsid w:val="00F04917"/>
    <w:rsid w:val="00F04A91"/>
    <w:rsid w:val="00F04FBE"/>
    <w:rsid w:val="00F0530D"/>
    <w:rsid w:val="00F05636"/>
    <w:rsid w:val="00F0618D"/>
    <w:rsid w:val="00F11A65"/>
    <w:rsid w:val="00F13D17"/>
    <w:rsid w:val="00F1400A"/>
    <w:rsid w:val="00F14A91"/>
    <w:rsid w:val="00F15D5E"/>
    <w:rsid w:val="00F15F9B"/>
    <w:rsid w:val="00F17DFE"/>
    <w:rsid w:val="00F2001E"/>
    <w:rsid w:val="00F214ED"/>
    <w:rsid w:val="00F215AC"/>
    <w:rsid w:val="00F221D8"/>
    <w:rsid w:val="00F225F1"/>
    <w:rsid w:val="00F2303A"/>
    <w:rsid w:val="00F232F4"/>
    <w:rsid w:val="00F24E12"/>
    <w:rsid w:val="00F2507D"/>
    <w:rsid w:val="00F2579A"/>
    <w:rsid w:val="00F259E7"/>
    <w:rsid w:val="00F314D0"/>
    <w:rsid w:val="00F336B2"/>
    <w:rsid w:val="00F33AF6"/>
    <w:rsid w:val="00F33B3F"/>
    <w:rsid w:val="00F33DB5"/>
    <w:rsid w:val="00F33EE7"/>
    <w:rsid w:val="00F342B3"/>
    <w:rsid w:val="00F343DA"/>
    <w:rsid w:val="00F35053"/>
    <w:rsid w:val="00F3598B"/>
    <w:rsid w:val="00F36547"/>
    <w:rsid w:val="00F36DE3"/>
    <w:rsid w:val="00F37017"/>
    <w:rsid w:val="00F370DF"/>
    <w:rsid w:val="00F3725F"/>
    <w:rsid w:val="00F41A81"/>
    <w:rsid w:val="00F42173"/>
    <w:rsid w:val="00F42A1D"/>
    <w:rsid w:val="00F43D91"/>
    <w:rsid w:val="00F43ED7"/>
    <w:rsid w:val="00F44405"/>
    <w:rsid w:val="00F44794"/>
    <w:rsid w:val="00F44EBB"/>
    <w:rsid w:val="00F44EEB"/>
    <w:rsid w:val="00F4676B"/>
    <w:rsid w:val="00F468C3"/>
    <w:rsid w:val="00F46963"/>
    <w:rsid w:val="00F46E75"/>
    <w:rsid w:val="00F47475"/>
    <w:rsid w:val="00F4775A"/>
    <w:rsid w:val="00F47E4E"/>
    <w:rsid w:val="00F503A7"/>
    <w:rsid w:val="00F510FB"/>
    <w:rsid w:val="00F51682"/>
    <w:rsid w:val="00F51FC3"/>
    <w:rsid w:val="00F530DE"/>
    <w:rsid w:val="00F53493"/>
    <w:rsid w:val="00F54A26"/>
    <w:rsid w:val="00F54FF9"/>
    <w:rsid w:val="00F553AB"/>
    <w:rsid w:val="00F56BB4"/>
    <w:rsid w:val="00F56C38"/>
    <w:rsid w:val="00F57BB4"/>
    <w:rsid w:val="00F600A0"/>
    <w:rsid w:val="00F6033F"/>
    <w:rsid w:val="00F6063C"/>
    <w:rsid w:val="00F60D2B"/>
    <w:rsid w:val="00F617C1"/>
    <w:rsid w:val="00F61A43"/>
    <w:rsid w:val="00F65FC8"/>
    <w:rsid w:val="00F662E8"/>
    <w:rsid w:val="00F66E32"/>
    <w:rsid w:val="00F67AA5"/>
    <w:rsid w:val="00F67D8D"/>
    <w:rsid w:val="00F70B41"/>
    <w:rsid w:val="00F70CB7"/>
    <w:rsid w:val="00F72B20"/>
    <w:rsid w:val="00F72B33"/>
    <w:rsid w:val="00F73263"/>
    <w:rsid w:val="00F74DD9"/>
    <w:rsid w:val="00F7620A"/>
    <w:rsid w:val="00F808BF"/>
    <w:rsid w:val="00F82E07"/>
    <w:rsid w:val="00F83907"/>
    <w:rsid w:val="00F8394D"/>
    <w:rsid w:val="00F84598"/>
    <w:rsid w:val="00F847E8"/>
    <w:rsid w:val="00F84B38"/>
    <w:rsid w:val="00F84C5D"/>
    <w:rsid w:val="00F8554A"/>
    <w:rsid w:val="00F86408"/>
    <w:rsid w:val="00F8643B"/>
    <w:rsid w:val="00F86F64"/>
    <w:rsid w:val="00F87BA6"/>
    <w:rsid w:val="00F87F69"/>
    <w:rsid w:val="00F9173E"/>
    <w:rsid w:val="00F91A87"/>
    <w:rsid w:val="00F9200F"/>
    <w:rsid w:val="00F93AAB"/>
    <w:rsid w:val="00F942FA"/>
    <w:rsid w:val="00F945B6"/>
    <w:rsid w:val="00F94894"/>
    <w:rsid w:val="00FA035E"/>
    <w:rsid w:val="00FA091A"/>
    <w:rsid w:val="00FA0B6F"/>
    <w:rsid w:val="00FA1B99"/>
    <w:rsid w:val="00FA304F"/>
    <w:rsid w:val="00FA3BA9"/>
    <w:rsid w:val="00FA3DC6"/>
    <w:rsid w:val="00FA4370"/>
    <w:rsid w:val="00FA5269"/>
    <w:rsid w:val="00FA528E"/>
    <w:rsid w:val="00FA5CD1"/>
    <w:rsid w:val="00FA68DB"/>
    <w:rsid w:val="00FA6C48"/>
    <w:rsid w:val="00FA6F9E"/>
    <w:rsid w:val="00FB00C0"/>
    <w:rsid w:val="00FB0138"/>
    <w:rsid w:val="00FB016A"/>
    <w:rsid w:val="00FB1826"/>
    <w:rsid w:val="00FB1A06"/>
    <w:rsid w:val="00FB2566"/>
    <w:rsid w:val="00FB25AD"/>
    <w:rsid w:val="00FB3893"/>
    <w:rsid w:val="00FB4059"/>
    <w:rsid w:val="00FB4C7A"/>
    <w:rsid w:val="00FB5626"/>
    <w:rsid w:val="00FB66D6"/>
    <w:rsid w:val="00FC06E3"/>
    <w:rsid w:val="00FC06FE"/>
    <w:rsid w:val="00FC1B92"/>
    <w:rsid w:val="00FC1EAE"/>
    <w:rsid w:val="00FC2443"/>
    <w:rsid w:val="00FC2A77"/>
    <w:rsid w:val="00FC2DC0"/>
    <w:rsid w:val="00FC315F"/>
    <w:rsid w:val="00FC3579"/>
    <w:rsid w:val="00FC3DA2"/>
    <w:rsid w:val="00FC50D7"/>
    <w:rsid w:val="00FC59CD"/>
    <w:rsid w:val="00FC5E82"/>
    <w:rsid w:val="00FC6997"/>
    <w:rsid w:val="00FC6B54"/>
    <w:rsid w:val="00FC754C"/>
    <w:rsid w:val="00FC76F2"/>
    <w:rsid w:val="00FD02BB"/>
    <w:rsid w:val="00FD0F6B"/>
    <w:rsid w:val="00FD10E9"/>
    <w:rsid w:val="00FD1712"/>
    <w:rsid w:val="00FD1B46"/>
    <w:rsid w:val="00FD1BC3"/>
    <w:rsid w:val="00FD23EC"/>
    <w:rsid w:val="00FD3A66"/>
    <w:rsid w:val="00FD3DFA"/>
    <w:rsid w:val="00FD3FE4"/>
    <w:rsid w:val="00FD41DA"/>
    <w:rsid w:val="00FD45C0"/>
    <w:rsid w:val="00FD545C"/>
    <w:rsid w:val="00FD5587"/>
    <w:rsid w:val="00FD6306"/>
    <w:rsid w:val="00FD632A"/>
    <w:rsid w:val="00FD64CC"/>
    <w:rsid w:val="00FD6ED9"/>
    <w:rsid w:val="00FD71EB"/>
    <w:rsid w:val="00FD71F7"/>
    <w:rsid w:val="00FD74DB"/>
    <w:rsid w:val="00FD7872"/>
    <w:rsid w:val="00FD7C9F"/>
    <w:rsid w:val="00FD7DC5"/>
    <w:rsid w:val="00FE0370"/>
    <w:rsid w:val="00FE09AC"/>
    <w:rsid w:val="00FE0FDF"/>
    <w:rsid w:val="00FE127D"/>
    <w:rsid w:val="00FE17A3"/>
    <w:rsid w:val="00FE18AD"/>
    <w:rsid w:val="00FE1D5A"/>
    <w:rsid w:val="00FE3075"/>
    <w:rsid w:val="00FE3808"/>
    <w:rsid w:val="00FE39D6"/>
    <w:rsid w:val="00FE4C15"/>
    <w:rsid w:val="00FE52BE"/>
    <w:rsid w:val="00FE53EA"/>
    <w:rsid w:val="00FE5B70"/>
    <w:rsid w:val="00FE7772"/>
    <w:rsid w:val="00FF180E"/>
    <w:rsid w:val="00FF269B"/>
    <w:rsid w:val="00FF2702"/>
    <w:rsid w:val="00FF2871"/>
    <w:rsid w:val="00FF41AE"/>
    <w:rsid w:val="00FF44D8"/>
    <w:rsid w:val="00FF5609"/>
    <w:rsid w:val="00FF6767"/>
    <w:rsid w:val="00FF6D69"/>
    <w:rsid w:val="00FF724A"/>
    <w:rsid w:val="00FF742B"/>
    <w:rsid w:val="00FF7713"/>
    <w:rsid w:val="0611F79D"/>
    <w:rsid w:val="07DE8426"/>
    <w:rsid w:val="095E9C74"/>
    <w:rsid w:val="0A91F981"/>
    <w:rsid w:val="0ACC3B9B"/>
    <w:rsid w:val="0C0C1BC3"/>
    <w:rsid w:val="1406E617"/>
    <w:rsid w:val="15A21F00"/>
    <w:rsid w:val="161A6C65"/>
    <w:rsid w:val="19D96B4F"/>
    <w:rsid w:val="1E7B5442"/>
    <w:rsid w:val="1FD8E371"/>
    <w:rsid w:val="2118BF95"/>
    <w:rsid w:val="2401849F"/>
    <w:rsid w:val="24A7FE76"/>
    <w:rsid w:val="2574EA0A"/>
    <w:rsid w:val="25BDCFB6"/>
    <w:rsid w:val="2638B864"/>
    <w:rsid w:val="2C2497CF"/>
    <w:rsid w:val="3944AFE9"/>
    <w:rsid w:val="397A643F"/>
    <w:rsid w:val="3A759C89"/>
    <w:rsid w:val="3F5055DD"/>
    <w:rsid w:val="40E18C03"/>
    <w:rsid w:val="42D6F55C"/>
    <w:rsid w:val="4347EA18"/>
    <w:rsid w:val="446AD59C"/>
    <w:rsid w:val="44BCE415"/>
    <w:rsid w:val="4727CB19"/>
    <w:rsid w:val="49C41150"/>
    <w:rsid w:val="49C7387E"/>
    <w:rsid w:val="49E9EB95"/>
    <w:rsid w:val="4B76AC2E"/>
    <w:rsid w:val="4BDA8CF6"/>
    <w:rsid w:val="4D44E888"/>
    <w:rsid w:val="4E2AB9A7"/>
    <w:rsid w:val="4EB9937A"/>
    <w:rsid w:val="4FBBA4C5"/>
    <w:rsid w:val="4FC68867"/>
    <w:rsid w:val="5BBD2779"/>
    <w:rsid w:val="5C607704"/>
    <w:rsid w:val="6110DB65"/>
    <w:rsid w:val="6E5FD915"/>
    <w:rsid w:val="740A01C2"/>
    <w:rsid w:val="745977AC"/>
    <w:rsid w:val="745A0F24"/>
    <w:rsid w:val="74C307D0"/>
    <w:rsid w:val="7B4EB3D8"/>
    <w:rsid w:val="7BDC2F4A"/>
    <w:rsid w:val="7D5091CF"/>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A4F7"/>
  <w15:docId w15:val="{9AE4477D-7669-457C-ABE5-BBFD85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20C"/>
    <w:pPr>
      <w:tabs>
        <w:tab w:val="left" w:pos="851"/>
      </w:tabs>
      <w:spacing w:line="276" w:lineRule="auto"/>
    </w:pPr>
    <w:rPr>
      <w:rFonts w:ascii="Arial" w:hAnsi="Arial" w:cs="Arial"/>
      <w:lang w:val="en-GB"/>
    </w:rPr>
  </w:style>
  <w:style w:type="paragraph" w:styleId="Heading1">
    <w:name w:val="heading 1"/>
    <w:aliases w:val="Chapter No,Russian Heading 1,H1,H11,H12,章标题 1,b1,章节标题"/>
    <w:next w:val="Para1"/>
    <w:link w:val="Heading1Char"/>
    <w:qFormat/>
    <w:rsid w:val="00A86E22"/>
    <w:pPr>
      <w:keepNext/>
      <w:numPr>
        <w:numId w:val="6"/>
      </w:numPr>
      <w:spacing w:before="360" w:after="240" w:line="360" w:lineRule="auto"/>
      <w:outlineLvl w:val="0"/>
    </w:pPr>
    <w:rPr>
      <w:rFonts w:ascii="Arial" w:hAnsi="Arial" w:cs="Arial"/>
      <w:b/>
      <w:bCs/>
      <w:caps/>
      <w:sz w:val="24"/>
      <w:lang w:val="en-GB"/>
    </w:rPr>
  </w:style>
  <w:style w:type="paragraph" w:styleId="Heading2">
    <w:name w:val="heading 2"/>
    <w:aliases w:val="Heading 2 Char Char Char Char,Heading 2 Char Char Char,H2,H21,H22,H211,节标题 1.1,b2,例如：1.1 内容,1.1标题2,smaller still heading,1.1标题 2,2nd level,h2,Header 2,Heading 2 Hidden,Heading 2 CCBS,Titre3,HD2,BSH-2"/>
    <w:basedOn w:val="Heading1"/>
    <w:next w:val="Para1"/>
    <w:link w:val="Heading2Char"/>
    <w:qFormat/>
    <w:rsid w:val="00A86E22"/>
    <w:pPr>
      <w:numPr>
        <w:ilvl w:val="1"/>
      </w:numPr>
      <w:spacing w:before="240"/>
      <w:jc w:val="both"/>
      <w:outlineLvl w:val="1"/>
    </w:pPr>
    <w:rPr>
      <w:bCs w:val="0"/>
      <w:caps w:val="0"/>
      <w:szCs w:val="24"/>
      <w:lang w:val="en-US"/>
    </w:rPr>
  </w:style>
  <w:style w:type="paragraph" w:styleId="Heading3">
    <w:name w:val="heading 3"/>
    <w:aliases w:val="H3,H31,H32,条标题1.1.1"/>
    <w:basedOn w:val="Heading2"/>
    <w:next w:val="Para1"/>
    <w:link w:val="Heading3Char"/>
    <w:qFormat/>
    <w:rsid w:val="00A86E22"/>
    <w:pPr>
      <w:numPr>
        <w:ilvl w:val="2"/>
      </w:numPr>
      <w:outlineLvl w:val="2"/>
    </w:pPr>
    <w:rPr>
      <w:sz w:val="22"/>
      <w:szCs w:val="22"/>
    </w:rPr>
  </w:style>
  <w:style w:type="paragraph" w:styleId="Heading4">
    <w:name w:val="heading 4"/>
    <w:aliases w:val="H4,H41,H42"/>
    <w:basedOn w:val="Heading3"/>
    <w:next w:val="Para1"/>
    <w:link w:val="Heading4Char"/>
    <w:qFormat/>
    <w:rsid w:val="00A86E22"/>
    <w:pPr>
      <w:numPr>
        <w:ilvl w:val="3"/>
      </w:numPr>
      <w:outlineLvl w:val="3"/>
    </w:pPr>
    <w:rPr>
      <w:bCs/>
      <w:sz w:val="20"/>
      <w:szCs w:val="28"/>
    </w:rPr>
  </w:style>
  <w:style w:type="paragraph" w:styleId="Heading5">
    <w:name w:val="heading 5"/>
    <w:next w:val="Para1"/>
    <w:link w:val="Heading5Char"/>
    <w:qFormat/>
    <w:rsid w:val="00A86E22"/>
    <w:pPr>
      <w:keepNext/>
      <w:spacing w:before="240" w:after="240" w:line="360" w:lineRule="auto"/>
      <w:ind w:left="851"/>
      <w:outlineLvl w:val="4"/>
    </w:pPr>
    <w:rPr>
      <w:rFonts w:ascii="Arial" w:hAnsi="Arial" w:cs="Arial"/>
      <w:b/>
      <w:szCs w:val="26"/>
      <w:lang w:val="en-GB"/>
    </w:rPr>
  </w:style>
  <w:style w:type="paragraph" w:styleId="Heading6">
    <w:name w:val="heading 6"/>
    <w:next w:val="Para1"/>
    <w:link w:val="Heading6Char"/>
    <w:uiPriority w:val="99"/>
    <w:qFormat/>
    <w:rsid w:val="00A86E22"/>
    <w:pPr>
      <w:numPr>
        <w:numId w:val="7"/>
      </w:numPr>
      <w:spacing w:before="360" w:line="360" w:lineRule="auto"/>
      <w:outlineLvl w:val="5"/>
    </w:pPr>
    <w:rPr>
      <w:rFonts w:ascii="Arial Bold" w:hAnsi="Arial Bold" w:cs="Arial"/>
      <w:b/>
      <w:bCs/>
      <w:lang w:val="en-GB"/>
    </w:rPr>
  </w:style>
  <w:style w:type="paragraph" w:styleId="Heading7">
    <w:name w:val="heading 7"/>
    <w:next w:val="Para1"/>
    <w:link w:val="Heading7Char"/>
    <w:qFormat/>
    <w:rsid w:val="00A86E22"/>
    <w:pPr>
      <w:numPr>
        <w:ilvl w:val="6"/>
        <w:numId w:val="8"/>
      </w:numPr>
      <w:spacing w:after="200" w:line="276" w:lineRule="auto"/>
      <w:outlineLvl w:val="6"/>
    </w:pPr>
    <w:rPr>
      <w:rFonts w:ascii="Arial Bold" w:hAnsi="Arial Bold" w:cs="Arial"/>
      <w:b/>
      <w:bCs/>
      <w:lang w:val="en-GB"/>
    </w:rPr>
  </w:style>
  <w:style w:type="paragraph" w:styleId="Heading8">
    <w:name w:val="heading 8"/>
    <w:next w:val="Para1"/>
    <w:link w:val="Heading8Char"/>
    <w:qFormat/>
    <w:rsid w:val="00A86E22"/>
    <w:pPr>
      <w:numPr>
        <w:ilvl w:val="7"/>
        <w:numId w:val="8"/>
      </w:numPr>
      <w:spacing w:after="200" w:line="276" w:lineRule="auto"/>
      <w:outlineLvl w:val="7"/>
    </w:pPr>
    <w:rPr>
      <w:rFonts w:ascii="Arial Bold" w:hAnsi="Arial Bold" w:cs="Arial"/>
      <w:bCs/>
      <w:iCs/>
      <w:lang w:val="en-GB"/>
    </w:rPr>
  </w:style>
  <w:style w:type="paragraph" w:styleId="Heading9">
    <w:name w:val="heading 9"/>
    <w:next w:val="Para1"/>
    <w:link w:val="Heading9Char"/>
    <w:qFormat/>
    <w:rsid w:val="00A86E22"/>
    <w:pPr>
      <w:numPr>
        <w:ilvl w:val="8"/>
        <w:numId w:val="8"/>
      </w:numPr>
      <w:spacing w:after="200" w:line="276" w:lineRule="auto"/>
      <w:outlineLvl w:val="8"/>
    </w:pPr>
    <w:rPr>
      <w:rFonts w:ascii="Arial Bold" w:hAnsi="Arial Bold" w:cs="Arial"/>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A86E22"/>
    <w:rPr>
      <w:rFonts w:ascii="Tahoma" w:hAnsi="Tahoma" w:cs="Tahoma"/>
      <w:sz w:val="16"/>
      <w:szCs w:val="16"/>
    </w:rPr>
  </w:style>
  <w:style w:type="character" w:customStyle="1" w:styleId="BalloonTextChar">
    <w:name w:val="Balloon Text Char"/>
    <w:basedOn w:val="DefaultParagraphFont"/>
    <w:link w:val="BalloonText"/>
    <w:semiHidden/>
    <w:rsid w:val="00A86E22"/>
    <w:rPr>
      <w:rFonts w:ascii="Tahoma" w:hAnsi="Tahoma" w:cs="Tahoma"/>
      <w:sz w:val="16"/>
      <w:szCs w:val="16"/>
      <w:lang w:val="en-GB"/>
    </w:rPr>
  </w:style>
  <w:style w:type="paragraph" w:customStyle="1" w:styleId="AddFoot1">
    <w:name w:val="AddFoot1"/>
    <w:next w:val="Normal"/>
    <w:rsid w:val="00971321"/>
    <w:pPr>
      <w:keepLines/>
      <w:pBdr>
        <w:bottom w:val="single" w:sz="6" w:space="6" w:color="auto"/>
      </w:pBdr>
      <w:tabs>
        <w:tab w:val="right" w:pos="9072"/>
      </w:tabs>
      <w:ind w:firstLine="3969"/>
    </w:pPr>
    <w:rPr>
      <w:rFonts w:ascii="Arial" w:hAnsi="Arial" w:cs="Arial"/>
      <w:b/>
      <w:bCs/>
      <w:caps/>
      <w:noProof/>
      <w:sz w:val="19"/>
      <w:lang w:val="en-US"/>
    </w:rPr>
  </w:style>
  <w:style w:type="paragraph" w:customStyle="1" w:styleId="AddFoot2">
    <w:name w:val="AddFoot2"/>
    <w:rsid w:val="00971321"/>
    <w:pPr>
      <w:spacing w:before="60"/>
      <w:ind w:left="3960"/>
    </w:pPr>
    <w:rPr>
      <w:rFonts w:ascii="Arial" w:hAnsi="Arial"/>
      <w:sz w:val="14"/>
      <w:lang w:val="fr-FR"/>
    </w:rPr>
  </w:style>
  <w:style w:type="paragraph" w:customStyle="1" w:styleId="Addressee">
    <w:name w:val="Addressee"/>
    <w:basedOn w:val="Normal"/>
    <w:rsid w:val="00A86E22"/>
    <w:pPr>
      <w:spacing w:line="360" w:lineRule="auto"/>
    </w:pPr>
  </w:style>
  <w:style w:type="paragraph" w:customStyle="1" w:styleId="AddrTitle">
    <w:name w:val="AddrTitle"/>
    <w:basedOn w:val="Normal"/>
    <w:next w:val="Normal"/>
    <w:rsid w:val="00A86E22"/>
    <w:rPr>
      <w:bCs/>
    </w:rPr>
  </w:style>
  <w:style w:type="paragraph" w:customStyle="1" w:styleId="Appendices">
    <w:name w:val="Appendices"/>
    <w:rsid w:val="00A86E22"/>
    <w:pPr>
      <w:pBdr>
        <w:bottom w:val="single" w:sz="6" w:space="1" w:color="808080"/>
      </w:pBdr>
      <w:ind w:left="2552" w:hanging="851"/>
    </w:pPr>
    <w:rPr>
      <w:rFonts w:ascii="Arial" w:hAnsi="Arial" w:cs="Arial"/>
      <w:b/>
      <w:bCs/>
      <w:color w:val="808080"/>
      <w:sz w:val="48"/>
      <w:lang w:val="en-GB"/>
    </w:rPr>
  </w:style>
  <w:style w:type="character" w:customStyle="1" w:styleId="Heading6Char">
    <w:name w:val="Heading 6 Char"/>
    <w:link w:val="Heading6"/>
    <w:uiPriority w:val="99"/>
    <w:rsid w:val="00A86E22"/>
    <w:rPr>
      <w:rFonts w:ascii="Arial Bold" w:hAnsi="Arial Bold" w:cs="Arial"/>
      <w:b/>
      <w:bCs/>
      <w:lang w:val="en-GB"/>
    </w:rPr>
  </w:style>
  <w:style w:type="character" w:customStyle="1" w:styleId="Heading9Char">
    <w:name w:val="Heading 9 Char"/>
    <w:link w:val="Heading9"/>
    <w:rsid w:val="00A86E22"/>
    <w:rPr>
      <w:rFonts w:ascii="Arial Bold" w:hAnsi="Arial Bold" w:cs="Arial"/>
      <w:b/>
      <w:bCs/>
      <w:lang w:val="en-GB"/>
    </w:rPr>
  </w:style>
  <w:style w:type="paragraph" w:customStyle="1" w:styleId="AppendixL-1">
    <w:name w:val="Appendix L-1"/>
    <w:basedOn w:val="Heading1"/>
    <w:next w:val="Normal"/>
    <w:rsid w:val="00A86E22"/>
    <w:pPr>
      <w:numPr>
        <w:numId w:val="0"/>
      </w:numPr>
    </w:pPr>
  </w:style>
  <w:style w:type="paragraph" w:customStyle="1" w:styleId="AppendixLevel2">
    <w:name w:val="Appendix Level 2"/>
    <w:basedOn w:val="Heading2"/>
    <w:next w:val="Normal"/>
    <w:rsid w:val="00A86E22"/>
    <w:pPr>
      <w:numPr>
        <w:ilvl w:val="0"/>
        <w:numId w:val="0"/>
      </w:numPr>
    </w:pPr>
    <w:rPr>
      <w:b w:val="0"/>
      <w:bCs/>
      <w:caps/>
    </w:rPr>
  </w:style>
  <w:style w:type="paragraph" w:customStyle="1" w:styleId="Attention">
    <w:name w:val="Attention"/>
    <w:next w:val="Normal"/>
    <w:rsid w:val="00A86E22"/>
    <w:pPr>
      <w:spacing w:before="240" w:after="120" w:line="360" w:lineRule="auto"/>
      <w:jc w:val="both"/>
    </w:pPr>
    <w:rPr>
      <w:rFonts w:ascii="Arial" w:hAnsi="Arial" w:cs="Arial"/>
      <w:b/>
      <w:bCs/>
      <w:lang w:val="en-GB"/>
    </w:rPr>
  </w:style>
  <w:style w:type="paragraph" w:customStyle="1" w:styleId="AttentionRe">
    <w:name w:val="Attention_Re"/>
    <w:next w:val="Normal"/>
    <w:rsid w:val="00A86E22"/>
    <w:pPr>
      <w:spacing w:before="240" w:after="120"/>
    </w:pPr>
    <w:rPr>
      <w:rFonts w:ascii="Arial" w:hAnsi="Arial"/>
      <w:lang w:val="en-GB"/>
    </w:rPr>
  </w:style>
  <w:style w:type="paragraph" w:customStyle="1" w:styleId="Author">
    <w:name w:val="Author"/>
    <w:basedOn w:val="Normal"/>
    <w:rsid w:val="00A86E22"/>
    <w:pPr>
      <w:keepLines/>
      <w:spacing w:before="1200"/>
    </w:pPr>
    <w:rPr>
      <w:caps/>
      <w:noProof/>
      <w:color w:val="000080"/>
    </w:rPr>
  </w:style>
  <w:style w:type="paragraph" w:customStyle="1" w:styleId="Para1">
    <w:name w:val="Para1"/>
    <w:link w:val="Para1Char"/>
    <w:rsid w:val="00A86E22"/>
    <w:pPr>
      <w:spacing w:before="120" w:after="120" w:line="360" w:lineRule="auto"/>
      <w:ind w:left="851"/>
      <w:jc w:val="both"/>
    </w:pPr>
    <w:rPr>
      <w:rFonts w:ascii="Arial" w:hAnsi="Arial" w:cs="Arial"/>
      <w:bCs/>
      <w:lang w:val="en-GB"/>
    </w:rPr>
  </w:style>
  <w:style w:type="character" w:customStyle="1" w:styleId="Para1Char">
    <w:name w:val="Para1 Char"/>
    <w:link w:val="Para1"/>
    <w:rsid w:val="00A86E22"/>
    <w:rPr>
      <w:rFonts w:ascii="Arial" w:hAnsi="Arial" w:cs="Arial"/>
      <w:bCs/>
      <w:lang w:val="en-GB"/>
    </w:rPr>
  </w:style>
  <w:style w:type="paragraph" w:customStyle="1" w:styleId="Para3">
    <w:name w:val="Para3"/>
    <w:basedOn w:val="Para1"/>
    <w:link w:val="Para3Char"/>
    <w:rsid w:val="00A86E22"/>
    <w:pPr>
      <w:tabs>
        <w:tab w:val="left" w:pos="851"/>
      </w:tabs>
      <w:ind w:left="0"/>
    </w:pPr>
  </w:style>
  <w:style w:type="paragraph" w:customStyle="1" w:styleId="Bullet1">
    <w:name w:val="Bullet1"/>
    <w:basedOn w:val="Para3"/>
    <w:link w:val="Bullet1Char"/>
    <w:rsid w:val="00A86E22"/>
    <w:pPr>
      <w:numPr>
        <w:numId w:val="4"/>
      </w:numPr>
      <w:tabs>
        <w:tab w:val="clear" w:pos="851"/>
        <w:tab w:val="left" w:pos="1418"/>
      </w:tabs>
      <w:spacing w:before="60" w:after="60"/>
    </w:pPr>
  </w:style>
  <w:style w:type="character" w:customStyle="1" w:styleId="Bullet1Char">
    <w:name w:val="Bullet1 Char"/>
    <w:link w:val="Bullet1"/>
    <w:rsid w:val="00A86E22"/>
    <w:rPr>
      <w:rFonts w:ascii="Arial" w:hAnsi="Arial" w:cs="Arial"/>
      <w:bCs/>
      <w:lang w:val="en-GB"/>
    </w:rPr>
  </w:style>
  <w:style w:type="paragraph" w:customStyle="1" w:styleId="Bullet2">
    <w:name w:val="Bullet2"/>
    <w:rsid w:val="00A86E22"/>
    <w:pPr>
      <w:numPr>
        <w:ilvl w:val="1"/>
        <w:numId w:val="5"/>
      </w:numPr>
      <w:tabs>
        <w:tab w:val="left" w:pos="1985"/>
      </w:tabs>
      <w:spacing w:line="360" w:lineRule="auto"/>
    </w:pPr>
    <w:rPr>
      <w:rFonts w:ascii="Arial" w:hAnsi="Arial" w:cs="Arial"/>
      <w:lang w:val="en-GB"/>
    </w:rPr>
  </w:style>
  <w:style w:type="paragraph" w:customStyle="1" w:styleId="Bullet3">
    <w:name w:val="Bullet3"/>
    <w:rsid w:val="00A86E22"/>
    <w:rPr>
      <w:rFonts w:ascii="Arial (W1)" w:hAnsi="Arial (W1)"/>
      <w:b/>
      <w:bCs/>
      <w:lang w:val="en-GB"/>
    </w:rPr>
  </w:style>
  <w:style w:type="paragraph" w:customStyle="1" w:styleId="Callout">
    <w:name w:val="Callout"/>
    <w:basedOn w:val="Normal"/>
    <w:rsid w:val="00A86E22"/>
    <w:pPr>
      <w:spacing w:after="60"/>
    </w:pPr>
    <w:rPr>
      <w:rFonts w:ascii="Garamond" w:hAnsi="Garamond"/>
      <w:caps/>
      <w:color w:val="333333"/>
      <w:sz w:val="22"/>
    </w:rPr>
  </w:style>
  <w:style w:type="paragraph" w:styleId="Caption">
    <w:name w:val="caption"/>
    <w:aliases w:val="Mainframe,Mainframe1"/>
    <w:next w:val="Caption2"/>
    <w:link w:val="CaptionChar"/>
    <w:uiPriority w:val="35"/>
    <w:qFormat/>
    <w:rsid w:val="00A86E22"/>
    <w:pPr>
      <w:spacing w:before="60"/>
      <w:ind w:left="851"/>
      <w:jc w:val="both"/>
    </w:pPr>
    <w:rPr>
      <w:rFonts w:ascii="Arial Bold" w:hAnsi="Arial Bold"/>
      <w:b/>
      <w:sz w:val="18"/>
      <w:lang w:val="en-GB"/>
    </w:rPr>
  </w:style>
  <w:style w:type="paragraph" w:customStyle="1" w:styleId="Caption2">
    <w:name w:val="Caption2"/>
    <w:basedOn w:val="Caption"/>
    <w:next w:val="Para1"/>
    <w:rsid w:val="00A86E22"/>
    <w:pPr>
      <w:spacing w:before="0" w:after="240"/>
    </w:pPr>
    <w:rPr>
      <w:rFonts w:ascii="Arial" w:hAnsi="Arial" w:cs="Arial"/>
      <w:b w:val="0"/>
    </w:rPr>
  </w:style>
  <w:style w:type="paragraph" w:styleId="Date">
    <w:name w:val="Date"/>
    <w:basedOn w:val="Normal"/>
    <w:next w:val="Normal"/>
    <w:link w:val="DateChar"/>
    <w:rsid w:val="00A86E22"/>
    <w:pPr>
      <w:spacing w:before="240" w:after="240"/>
    </w:pPr>
    <w:rPr>
      <w:bCs/>
    </w:rPr>
  </w:style>
  <w:style w:type="character" w:customStyle="1" w:styleId="DateChar">
    <w:name w:val="Date Char"/>
    <w:link w:val="Date"/>
    <w:rsid w:val="00A86E22"/>
    <w:rPr>
      <w:rFonts w:ascii="Arial" w:hAnsi="Arial" w:cs="Arial"/>
      <w:bCs/>
      <w:lang w:val="en-GB"/>
    </w:rPr>
  </w:style>
  <w:style w:type="paragraph" w:styleId="DocumentMap">
    <w:name w:val="Document Map"/>
    <w:basedOn w:val="Normal"/>
    <w:link w:val="DocumentMapChar"/>
    <w:semiHidden/>
    <w:rsid w:val="00A86E22"/>
    <w:pPr>
      <w:shd w:val="clear" w:color="auto" w:fill="000080"/>
    </w:pPr>
    <w:rPr>
      <w:rFonts w:ascii="Tahoma" w:hAnsi="Tahoma"/>
    </w:rPr>
  </w:style>
  <w:style w:type="character" w:customStyle="1" w:styleId="DocumentMapChar">
    <w:name w:val="Document Map Char"/>
    <w:link w:val="DocumentMap"/>
    <w:semiHidden/>
    <w:rsid w:val="00A86E22"/>
    <w:rPr>
      <w:rFonts w:ascii="Tahoma" w:hAnsi="Tahoma" w:cs="Arial"/>
      <w:shd w:val="clear" w:color="auto" w:fill="000080"/>
      <w:lang w:val="en-GB"/>
    </w:rPr>
  </w:style>
  <w:style w:type="paragraph" w:styleId="Footer">
    <w:name w:val="footer"/>
    <w:basedOn w:val="Normal"/>
    <w:link w:val="FooterChar"/>
    <w:uiPriority w:val="99"/>
    <w:unhideWhenUsed/>
    <w:rsid w:val="00A86E22"/>
    <w:pPr>
      <w:tabs>
        <w:tab w:val="clear" w:pos="851"/>
        <w:tab w:val="center" w:pos="4513"/>
        <w:tab w:val="right" w:pos="9026"/>
      </w:tabs>
    </w:pPr>
    <w:rPr>
      <w:sz w:val="13"/>
      <w:szCs w:val="13"/>
    </w:rPr>
  </w:style>
  <w:style w:type="character" w:customStyle="1" w:styleId="FooterChar">
    <w:name w:val="Footer Char"/>
    <w:basedOn w:val="DefaultParagraphFont"/>
    <w:link w:val="Footer"/>
    <w:uiPriority w:val="99"/>
    <w:rsid w:val="00A86E22"/>
    <w:rPr>
      <w:rFonts w:ascii="Arial" w:hAnsi="Arial" w:cs="Arial"/>
      <w:sz w:val="13"/>
      <w:szCs w:val="13"/>
      <w:lang w:val="en-GB"/>
    </w:rPr>
  </w:style>
  <w:style w:type="paragraph" w:customStyle="1" w:styleId="HeadingBlock">
    <w:name w:val="Heading_Block"/>
    <w:next w:val="Normal"/>
    <w:rsid w:val="00A86E22"/>
    <w:pPr>
      <w:keepLines/>
      <w:pBdr>
        <w:top w:val="single" w:sz="4" w:space="1" w:color="auto"/>
        <w:bottom w:val="single" w:sz="4" w:space="1" w:color="auto"/>
      </w:pBdr>
      <w:spacing w:before="240" w:after="120"/>
      <w:ind w:left="2016"/>
    </w:pPr>
    <w:rPr>
      <w:rFonts w:ascii="Arial" w:hAnsi="Arial" w:cs="Arial"/>
      <w:b/>
      <w:caps/>
      <w:sz w:val="48"/>
      <w:szCs w:val="48"/>
      <w:lang w:val="en-GB"/>
    </w:rPr>
  </w:style>
  <w:style w:type="character" w:customStyle="1" w:styleId="Heading1Char">
    <w:name w:val="Heading 1 Char"/>
    <w:aliases w:val="Chapter No Char,Russian Heading 1 Char,H1 Char,H11 Char,H12 Char,章标题 1 Char,b1 Char,章节标题 Char"/>
    <w:link w:val="Heading1"/>
    <w:rsid w:val="00A86E22"/>
    <w:rPr>
      <w:rFonts w:ascii="Arial" w:hAnsi="Arial" w:cs="Arial"/>
      <w:b/>
      <w:bCs/>
      <w:caps/>
      <w:sz w:val="24"/>
      <w:lang w:val="en-GB"/>
    </w:rPr>
  </w:style>
  <w:style w:type="paragraph" w:customStyle="1" w:styleId="HeadingBlockII">
    <w:name w:val="Heading_Block II"/>
    <w:basedOn w:val="HeadingBlock"/>
    <w:next w:val="Normal"/>
    <w:uiPriority w:val="99"/>
    <w:rsid w:val="00971321"/>
    <w:pPr>
      <w:numPr>
        <w:numId w:val="2"/>
      </w:numPr>
      <w:pBdr>
        <w:top w:val="none" w:sz="0" w:space="0" w:color="auto"/>
        <w:bottom w:val="single" w:sz="6" w:space="1" w:color="808080"/>
      </w:pBdr>
    </w:pPr>
    <w:rPr>
      <w:caps w:val="0"/>
      <w:color w:val="808080"/>
      <w:szCs w:val="20"/>
    </w:rPr>
  </w:style>
  <w:style w:type="character" w:customStyle="1" w:styleId="InitialStyle">
    <w:name w:val="InitialStyle"/>
    <w:rsid w:val="00971321"/>
    <w:rPr>
      <w:rFonts w:ascii="Times New Roman" w:hAnsi="Times New Roman"/>
      <w:color w:val="auto"/>
      <w:spacing w:val="0"/>
      <w:sz w:val="24"/>
      <w:szCs w:val="24"/>
    </w:rPr>
  </w:style>
  <w:style w:type="paragraph" w:styleId="ListBullet">
    <w:name w:val="List Bullet"/>
    <w:basedOn w:val="Normal"/>
    <w:autoRedefine/>
    <w:rsid w:val="00A86E22"/>
    <w:rPr>
      <w:rFonts w:ascii="Arial (W1)" w:hAnsi="Arial (W1)"/>
      <w:b/>
      <w:bCs/>
      <w:noProof/>
      <w:sz w:val="22"/>
      <w:szCs w:val="22"/>
    </w:rPr>
  </w:style>
  <w:style w:type="paragraph" w:styleId="ListBullet2">
    <w:name w:val="List Bullet 2"/>
    <w:basedOn w:val="Normal"/>
    <w:uiPriority w:val="99"/>
    <w:unhideWhenUsed/>
    <w:rsid w:val="00A86E22"/>
    <w:pPr>
      <w:numPr>
        <w:numId w:val="9"/>
      </w:numPr>
      <w:tabs>
        <w:tab w:val="clear" w:pos="851"/>
      </w:tabs>
      <w:contextualSpacing/>
    </w:pPr>
  </w:style>
  <w:style w:type="character" w:customStyle="1" w:styleId="Heading2Char">
    <w:name w:val="Heading 2 Char"/>
    <w:aliases w:val="Heading 2 Char Char Char Char Char,Heading 2 Char Char Char Char1,H2 Char,H21 Char,H22 Char,H211 Char,节标题 1.1 Char,b2 Char,例如：1.1 内容 Char,1.1标题2 Char,smaller still heading Char,1.1标题 2 Char,2nd level Char,h2 Char,Header 2 Char,Titre3 Char"/>
    <w:link w:val="Heading2"/>
    <w:rsid w:val="00A86E22"/>
    <w:rPr>
      <w:rFonts w:ascii="Arial" w:hAnsi="Arial" w:cs="Arial"/>
      <w:b/>
      <w:sz w:val="24"/>
      <w:szCs w:val="24"/>
      <w:lang w:val="en-US"/>
    </w:rPr>
  </w:style>
  <w:style w:type="character" w:customStyle="1" w:styleId="Heading4Char">
    <w:name w:val="Heading 4 Char"/>
    <w:aliases w:val="H4 Char,H41 Char,H42 Char"/>
    <w:link w:val="Heading4"/>
    <w:rsid w:val="00A86E22"/>
    <w:rPr>
      <w:rFonts w:ascii="Arial" w:hAnsi="Arial" w:cs="Arial"/>
      <w:b/>
      <w:bCs/>
      <w:szCs w:val="28"/>
      <w:lang w:val="en-US"/>
    </w:rPr>
  </w:style>
  <w:style w:type="character" w:customStyle="1" w:styleId="Heading3Char">
    <w:name w:val="Heading 3 Char"/>
    <w:aliases w:val="H3 Char,H31 Char,H32 Char,条标题1.1.1 Char"/>
    <w:link w:val="Heading3"/>
    <w:rsid w:val="00A86E22"/>
    <w:rPr>
      <w:rFonts w:ascii="Arial" w:hAnsi="Arial" w:cs="Arial"/>
      <w:b/>
      <w:sz w:val="22"/>
      <w:szCs w:val="22"/>
      <w:lang w:val="en-US"/>
    </w:rPr>
  </w:style>
  <w:style w:type="character" w:customStyle="1" w:styleId="Heading5Char">
    <w:name w:val="Heading 5 Char"/>
    <w:link w:val="Heading5"/>
    <w:rsid w:val="00A86E22"/>
    <w:rPr>
      <w:rFonts w:ascii="Arial" w:hAnsi="Arial" w:cs="Arial"/>
      <w:b/>
      <w:szCs w:val="26"/>
      <w:lang w:val="en-GB"/>
    </w:rPr>
  </w:style>
  <w:style w:type="character" w:customStyle="1" w:styleId="Heading7Char">
    <w:name w:val="Heading 7 Char"/>
    <w:link w:val="Heading7"/>
    <w:rsid w:val="00A86E22"/>
    <w:rPr>
      <w:rFonts w:ascii="Arial Bold" w:hAnsi="Arial Bold" w:cs="Arial"/>
      <w:b/>
      <w:bCs/>
      <w:lang w:val="en-GB"/>
    </w:rPr>
  </w:style>
  <w:style w:type="character" w:customStyle="1" w:styleId="Heading8Char">
    <w:name w:val="Heading 8 Char"/>
    <w:link w:val="Heading8"/>
    <w:rsid w:val="00A86E22"/>
    <w:rPr>
      <w:rFonts w:ascii="Arial Bold" w:hAnsi="Arial Bold" w:cs="Arial"/>
      <w:bCs/>
      <w:iCs/>
      <w:lang w:val="en-GB"/>
    </w:rPr>
  </w:style>
  <w:style w:type="paragraph" w:styleId="ListBullet3">
    <w:name w:val="List Bullet 3"/>
    <w:basedOn w:val="Normal"/>
    <w:uiPriority w:val="99"/>
    <w:unhideWhenUsed/>
    <w:rsid w:val="00A86E22"/>
    <w:pPr>
      <w:numPr>
        <w:numId w:val="10"/>
      </w:numPr>
      <w:tabs>
        <w:tab w:val="clear" w:pos="851"/>
      </w:tabs>
      <w:contextualSpacing/>
    </w:pPr>
  </w:style>
  <w:style w:type="paragraph" w:styleId="ListBullet5">
    <w:name w:val="List Bullet 5"/>
    <w:basedOn w:val="Normal"/>
    <w:autoRedefine/>
    <w:rsid w:val="00A86E22"/>
    <w:rPr>
      <w:rFonts w:ascii="Arial (W1)" w:hAnsi="Arial (W1)"/>
      <w:color w:val="000000"/>
    </w:rPr>
  </w:style>
  <w:style w:type="character" w:styleId="PageNumber">
    <w:name w:val="page number"/>
    <w:rsid w:val="00971321"/>
  </w:style>
  <w:style w:type="paragraph" w:customStyle="1" w:styleId="Page1Head">
    <w:name w:val="Page_1_Head"/>
    <w:basedOn w:val="Normal"/>
    <w:next w:val="Normal"/>
    <w:link w:val="Page1HeadChar"/>
    <w:rsid w:val="00A86E22"/>
    <w:pPr>
      <w:keepLines/>
      <w:pBdr>
        <w:bottom w:val="single" w:sz="4" w:space="1" w:color="auto"/>
      </w:pBdr>
      <w:spacing w:before="60" w:after="60" w:line="360" w:lineRule="auto"/>
      <w:ind w:left="1985"/>
    </w:pPr>
    <w:rPr>
      <w:b/>
      <w:bCs/>
      <w:noProof/>
      <w:sz w:val="32"/>
      <w:szCs w:val="22"/>
    </w:rPr>
  </w:style>
  <w:style w:type="character" w:customStyle="1" w:styleId="Page1HeadChar">
    <w:name w:val="Page_1_Head Char"/>
    <w:basedOn w:val="DefaultParagraphFont"/>
    <w:link w:val="Page1Head"/>
    <w:rsid w:val="00A86E22"/>
    <w:rPr>
      <w:rFonts w:ascii="Arial" w:hAnsi="Arial" w:cs="Arial"/>
      <w:b/>
      <w:bCs/>
      <w:noProof/>
      <w:sz w:val="32"/>
      <w:szCs w:val="22"/>
      <w:lang w:val="en-GB"/>
    </w:rPr>
  </w:style>
  <w:style w:type="paragraph" w:customStyle="1" w:styleId="Page2Head">
    <w:name w:val="Page_2_Head"/>
    <w:basedOn w:val="Page1Head"/>
    <w:rsid w:val="00971321"/>
    <w:pPr>
      <w:spacing w:after="0"/>
    </w:pPr>
    <w:rPr>
      <w:sz w:val="24"/>
    </w:rPr>
  </w:style>
  <w:style w:type="paragraph" w:customStyle="1" w:styleId="Para2">
    <w:name w:val="Para2"/>
    <w:basedOn w:val="Para1"/>
    <w:link w:val="Para2CharChar"/>
    <w:rsid w:val="00A86E22"/>
    <w:pPr>
      <w:numPr>
        <w:numId w:val="11"/>
      </w:numPr>
      <w:tabs>
        <w:tab w:val="left" w:pos="1704"/>
      </w:tabs>
    </w:pPr>
  </w:style>
  <w:style w:type="paragraph" w:customStyle="1" w:styleId="Para4">
    <w:name w:val="Para4"/>
    <w:basedOn w:val="Para1"/>
    <w:rsid w:val="00A86E22"/>
    <w:pPr>
      <w:ind w:left="0"/>
    </w:pPr>
    <w:rPr>
      <w:rFonts w:cs="Times New Roman"/>
    </w:rPr>
  </w:style>
  <w:style w:type="paragraph" w:customStyle="1" w:styleId="Re">
    <w:name w:val="Re"/>
    <w:basedOn w:val="AttentionRe"/>
    <w:next w:val="Para3"/>
    <w:rsid w:val="00A86E22"/>
    <w:pPr>
      <w:spacing w:after="240" w:line="360" w:lineRule="auto"/>
      <w:ind w:left="851" w:hanging="851"/>
    </w:pPr>
    <w:rPr>
      <w:rFonts w:cs="Arial"/>
      <w:b/>
      <w:bCs/>
      <w:caps/>
    </w:rPr>
  </w:style>
  <w:style w:type="paragraph" w:customStyle="1" w:styleId="Ref">
    <w:name w:val="Ref"/>
    <w:next w:val="Para3"/>
    <w:rsid w:val="00A86E22"/>
    <w:pPr>
      <w:spacing w:before="120" w:after="120"/>
    </w:pPr>
    <w:rPr>
      <w:rFonts w:ascii="Arial" w:hAnsi="Arial" w:cs="Arial"/>
      <w:i/>
      <w:iCs/>
      <w:sz w:val="16"/>
      <w:lang w:val="en-GB"/>
    </w:rPr>
  </w:style>
  <w:style w:type="paragraph" w:customStyle="1" w:styleId="Subject">
    <w:name w:val="Subject"/>
    <w:basedOn w:val="Normal"/>
    <w:next w:val="Para3"/>
    <w:rsid w:val="00A86E22"/>
    <w:pPr>
      <w:pBdr>
        <w:top w:val="single" w:sz="4" w:space="12" w:color="333333"/>
        <w:bottom w:val="single" w:sz="4" w:space="6" w:color="333333"/>
      </w:pBdr>
      <w:spacing w:line="360" w:lineRule="auto"/>
    </w:pPr>
    <w:rPr>
      <w:b/>
      <w:bCs/>
      <w:caps/>
      <w:color w:val="333333"/>
      <w:position w:val="-6"/>
    </w:rPr>
  </w:style>
  <w:style w:type="paragraph" w:customStyle="1" w:styleId="Table">
    <w:name w:val="Table"/>
    <w:link w:val="TableChar"/>
    <w:rsid w:val="00A86E22"/>
    <w:pPr>
      <w:spacing w:line="360" w:lineRule="auto"/>
    </w:pPr>
    <w:rPr>
      <w:rFonts w:ascii="Arial" w:hAnsi="Arial" w:cs="Arial"/>
      <w:bCs/>
      <w:color w:val="000000" w:themeColor="text1"/>
      <w:lang w:val="en-GB" w:eastAsia="en-ZA"/>
    </w:rPr>
  </w:style>
  <w:style w:type="character" w:customStyle="1" w:styleId="TableChar">
    <w:name w:val="Table Char"/>
    <w:basedOn w:val="DefaultParagraphFont"/>
    <w:link w:val="Table"/>
    <w:locked/>
    <w:rsid w:val="00A86E22"/>
    <w:rPr>
      <w:rFonts w:ascii="Arial" w:hAnsi="Arial" w:cs="Arial"/>
      <w:bCs/>
      <w:color w:val="000000" w:themeColor="text1"/>
      <w:lang w:val="en-GB" w:eastAsia="en-ZA"/>
    </w:rPr>
  </w:style>
  <w:style w:type="paragraph" w:styleId="TOC1">
    <w:name w:val="toc 1"/>
    <w:uiPriority w:val="39"/>
    <w:rsid w:val="00A86E22"/>
    <w:pPr>
      <w:tabs>
        <w:tab w:val="left" w:pos="851"/>
        <w:tab w:val="right" w:leader="dot" w:pos="9600"/>
      </w:tabs>
      <w:spacing w:before="240" w:after="120"/>
    </w:pPr>
    <w:rPr>
      <w:rFonts w:ascii="Arial Bold" w:hAnsi="Arial Bold" w:cs="Arial"/>
      <w:b/>
      <w:bCs/>
      <w:caps/>
      <w:noProof/>
      <w:color w:val="000000"/>
      <w:sz w:val="24"/>
      <w:szCs w:val="24"/>
      <w:lang w:val="en-GB"/>
    </w:rPr>
  </w:style>
  <w:style w:type="paragraph" w:styleId="TOC2">
    <w:name w:val="toc 2"/>
    <w:uiPriority w:val="39"/>
    <w:rsid w:val="00A86E22"/>
    <w:pPr>
      <w:tabs>
        <w:tab w:val="left" w:pos="1701"/>
        <w:tab w:val="right" w:leader="dot" w:pos="9600"/>
      </w:tabs>
      <w:ind w:left="851"/>
    </w:pPr>
    <w:rPr>
      <w:rFonts w:ascii="Arial" w:hAnsi="Arial" w:cs="Arial"/>
      <w:noProof/>
      <w:color w:val="000000"/>
      <w:szCs w:val="24"/>
      <w:lang w:val="en-GB"/>
    </w:rPr>
  </w:style>
  <w:style w:type="paragraph" w:styleId="TOC3">
    <w:name w:val="toc 3"/>
    <w:autoRedefine/>
    <w:uiPriority w:val="39"/>
    <w:rsid w:val="00A86E22"/>
    <w:pPr>
      <w:tabs>
        <w:tab w:val="left" w:pos="2552"/>
        <w:tab w:val="right" w:pos="9600"/>
      </w:tabs>
      <w:ind w:left="1701"/>
    </w:pPr>
    <w:rPr>
      <w:rFonts w:ascii="Arial" w:hAnsi="Arial" w:cs="Arial"/>
      <w:noProof/>
      <w:lang w:val="en-GB"/>
    </w:rPr>
  </w:style>
  <w:style w:type="paragraph" w:styleId="TOC4">
    <w:name w:val="toc 4"/>
    <w:autoRedefine/>
    <w:rsid w:val="00A86E22"/>
    <w:rPr>
      <w:rFonts w:ascii="Arial" w:hAnsi="Arial"/>
      <w:color w:val="000000"/>
      <w:szCs w:val="24"/>
    </w:rPr>
  </w:style>
  <w:style w:type="paragraph" w:styleId="TOC5">
    <w:name w:val="toc 5"/>
    <w:basedOn w:val="Normal"/>
    <w:next w:val="Normal"/>
    <w:autoRedefine/>
    <w:rsid w:val="00A86E22"/>
    <w:pPr>
      <w:ind w:left="800"/>
    </w:pPr>
    <w:rPr>
      <w:bCs/>
      <w:caps/>
    </w:rPr>
  </w:style>
  <w:style w:type="paragraph" w:styleId="TOC6">
    <w:name w:val="toc 6"/>
    <w:basedOn w:val="Normal"/>
    <w:next w:val="Normal"/>
    <w:autoRedefine/>
    <w:rsid w:val="00A86E22"/>
    <w:pPr>
      <w:ind w:left="1000"/>
    </w:pPr>
    <w:rPr>
      <w:bCs/>
      <w:caps/>
    </w:rPr>
  </w:style>
  <w:style w:type="paragraph" w:styleId="TOC7">
    <w:name w:val="toc 7"/>
    <w:basedOn w:val="Normal"/>
    <w:next w:val="Normal"/>
    <w:autoRedefine/>
    <w:rsid w:val="00A86E22"/>
    <w:pPr>
      <w:ind w:left="1200"/>
    </w:pPr>
    <w:rPr>
      <w:bCs/>
      <w:caps/>
    </w:rPr>
  </w:style>
  <w:style w:type="paragraph" w:styleId="TOC8">
    <w:name w:val="toc 8"/>
    <w:basedOn w:val="Normal"/>
    <w:next w:val="Normal"/>
    <w:autoRedefine/>
    <w:rsid w:val="00A86E22"/>
    <w:pPr>
      <w:ind w:left="1400"/>
    </w:pPr>
    <w:rPr>
      <w:bCs/>
      <w:caps/>
    </w:rPr>
  </w:style>
  <w:style w:type="paragraph" w:styleId="Header">
    <w:name w:val="header"/>
    <w:basedOn w:val="Normal"/>
    <w:link w:val="HeaderChar"/>
    <w:unhideWhenUsed/>
    <w:rsid w:val="00971321"/>
    <w:pPr>
      <w:tabs>
        <w:tab w:val="clear" w:pos="851"/>
        <w:tab w:val="center" w:pos="4513"/>
        <w:tab w:val="right" w:pos="9026"/>
      </w:tabs>
    </w:pPr>
  </w:style>
  <w:style w:type="character" w:customStyle="1" w:styleId="HeaderChar">
    <w:name w:val="Header Char"/>
    <w:basedOn w:val="DefaultParagraphFont"/>
    <w:link w:val="Header"/>
    <w:rsid w:val="00971321"/>
    <w:rPr>
      <w:rFonts w:ascii="Arial" w:hAnsi="Arial" w:cs="Arial"/>
    </w:rPr>
  </w:style>
  <w:style w:type="paragraph" w:styleId="TOC9">
    <w:name w:val="toc 9"/>
    <w:basedOn w:val="Normal"/>
    <w:next w:val="Normal"/>
    <w:autoRedefine/>
    <w:rsid w:val="00A86E22"/>
    <w:pPr>
      <w:ind w:left="1600"/>
    </w:pPr>
    <w:rPr>
      <w:bCs/>
      <w:caps/>
    </w:rPr>
  </w:style>
  <w:style w:type="paragraph" w:customStyle="1" w:styleId="04FOOTER">
    <w:name w:val="04_FOOTER"/>
    <w:basedOn w:val="Normal"/>
    <w:autoRedefine/>
    <w:rsid w:val="006159DE"/>
    <w:pPr>
      <w:tabs>
        <w:tab w:val="clear" w:pos="851"/>
      </w:tabs>
      <w:spacing w:line="160" w:lineRule="exact"/>
    </w:pPr>
    <w:rPr>
      <w:rFonts w:cs="Times New Roman"/>
      <w:color w:val="002E56"/>
      <w:sz w:val="13"/>
      <w:lang w:val="en-US" w:eastAsia="it-IT"/>
    </w:rPr>
  </w:style>
  <w:style w:type="character" w:customStyle="1" w:styleId="05FOOTERBOLD">
    <w:name w:val="05_FOOTER_BOLD"/>
    <w:rsid w:val="006159DE"/>
    <w:rPr>
      <w:rFonts w:ascii="Arial" w:hAnsi="Arial"/>
      <w:b/>
      <w:color w:val="001B31"/>
      <w:w w:val="100"/>
      <w:sz w:val="13"/>
      <w:u w:val="none"/>
    </w:rPr>
  </w:style>
  <w:style w:type="character" w:styleId="Hyperlink">
    <w:name w:val="Hyperlink"/>
    <w:uiPriority w:val="99"/>
    <w:rsid w:val="00A86E22"/>
    <w:rPr>
      <w:color w:val="0000FF"/>
      <w:u w:val="single"/>
    </w:rPr>
  </w:style>
  <w:style w:type="paragraph" w:styleId="BodyTextIndent">
    <w:name w:val="Body Text Indent"/>
    <w:basedOn w:val="Normal"/>
    <w:link w:val="BodyTextIndentChar"/>
    <w:rsid w:val="003B0FF3"/>
    <w:pPr>
      <w:numPr>
        <w:numId w:val="3"/>
      </w:numPr>
      <w:spacing w:before="120"/>
      <w:jc w:val="both"/>
    </w:pPr>
  </w:style>
  <w:style w:type="character" w:customStyle="1" w:styleId="BodyTextIndentChar">
    <w:name w:val="Body Text Indent Char"/>
    <w:basedOn w:val="DefaultParagraphFont"/>
    <w:link w:val="BodyTextIndent"/>
    <w:rsid w:val="003B0FF3"/>
    <w:rPr>
      <w:rFonts w:ascii="Arial" w:hAnsi="Arial" w:cs="Arial"/>
      <w:lang w:val="en-GB"/>
    </w:rPr>
  </w:style>
  <w:style w:type="character" w:styleId="CommentReference">
    <w:name w:val="annotation reference"/>
    <w:semiHidden/>
    <w:rsid w:val="00A86E22"/>
    <w:rPr>
      <w:sz w:val="16"/>
      <w:szCs w:val="16"/>
    </w:rPr>
  </w:style>
  <w:style w:type="paragraph" w:styleId="CommentText">
    <w:name w:val="annotation text"/>
    <w:basedOn w:val="Normal"/>
    <w:link w:val="CommentTextChar"/>
    <w:semiHidden/>
    <w:rsid w:val="00A86E22"/>
  </w:style>
  <w:style w:type="character" w:customStyle="1" w:styleId="CommentTextChar">
    <w:name w:val="Comment Text Char"/>
    <w:link w:val="CommentText"/>
    <w:semiHidden/>
    <w:rsid w:val="00A86E22"/>
    <w:rPr>
      <w:rFonts w:ascii="Arial" w:hAnsi="Arial" w:cs="Arial"/>
      <w:lang w:val="en-GB"/>
    </w:rPr>
  </w:style>
  <w:style w:type="paragraph" w:styleId="CommentSubject">
    <w:name w:val="annotation subject"/>
    <w:basedOn w:val="CommentText"/>
    <w:next w:val="CommentText"/>
    <w:link w:val="CommentSubjectChar"/>
    <w:semiHidden/>
    <w:rsid w:val="00A86E22"/>
    <w:rPr>
      <w:b/>
      <w:bCs/>
    </w:rPr>
  </w:style>
  <w:style w:type="character" w:customStyle="1" w:styleId="CommentSubjectChar">
    <w:name w:val="Comment Subject Char"/>
    <w:link w:val="CommentSubject"/>
    <w:semiHidden/>
    <w:rsid w:val="00A86E22"/>
    <w:rPr>
      <w:rFonts w:ascii="Arial" w:hAnsi="Arial" w:cs="Arial"/>
      <w:b/>
      <w:bCs/>
      <w:lang w:val="en-GB"/>
    </w:rPr>
  </w:style>
  <w:style w:type="paragraph" w:customStyle="1" w:styleId="Reference">
    <w:name w:val="Reference"/>
    <w:basedOn w:val="Normal"/>
    <w:rsid w:val="00A86E22"/>
    <w:pPr>
      <w:tabs>
        <w:tab w:val="left" w:pos="1418"/>
      </w:tabs>
      <w:ind w:hanging="567"/>
    </w:pPr>
    <w:rPr>
      <w:i/>
      <w:sz w:val="16"/>
    </w:rPr>
  </w:style>
  <w:style w:type="paragraph" w:customStyle="1" w:styleId="ContHead">
    <w:name w:val="ContHead"/>
    <w:basedOn w:val="Reference"/>
    <w:rsid w:val="00A86E22"/>
    <w:pPr>
      <w:pBdr>
        <w:top w:val="single" w:sz="6" w:space="12" w:color="auto"/>
        <w:bottom w:val="single" w:sz="6" w:space="12" w:color="000080"/>
      </w:pBdr>
      <w:tabs>
        <w:tab w:val="clear" w:pos="1418"/>
        <w:tab w:val="left" w:pos="567"/>
      </w:tabs>
      <w:ind w:firstLine="0"/>
    </w:pPr>
  </w:style>
  <w:style w:type="paragraph" w:customStyle="1" w:styleId="Default">
    <w:name w:val="Default"/>
    <w:rsid w:val="00A86E22"/>
    <w:pPr>
      <w:tabs>
        <w:tab w:val="num" w:pos="1492"/>
      </w:tabs>
      <w:autoSpaceDE w:val="0"/>
      <w:autoSpaceDN w:val="0"/>
      <w:adjustRightInd w:val="0"/>
      <w:spacing w:line="360" w:lineRule="auto"/>
      <w:ind w:left="851" w:hanging="851"/>
    </w:pPr>
    <w:rPr>
      <w:rFonts w:ascii="Arial" w:hAnsi="Arial"/>
      <w:color w:val="000000"/>
      <w:szCs w:val="24"/>
      <w:lang w:val="en-GB"/>
    </w:rPr>
  </w:style>
  <w:style w:type="character" w:styleId="EndnoteReference">
    <w:name w:val="endnote reference"/>
    <w:semiHidden/>
    <w:rsid w:val="00A86E22"/>
    <w:rPr>
      <w:vertAlign w:val="superscript"/>
    </w:rPr>
  </w:style>
  <w:style w:type="paragraph" w:styleId="EndnoteText">
    <w:name w:val="endnote text"/>
    <w:basedOn w:val="Normal"/>
    <w:link w:val="EndnoteTextChar"/>
    <w:semiHidden/>
    <w:rsid w:val="00A86E22"/>
  </w:style>
  <w:style w:type="character" w:customStyle="1" w:styleId="EndnoteTextChar">
    <w:name w:val="Endnote Text Char"/>
    <w:link w:val="EndnoteText"/>
    <w:semiHidden/>
    <w:rsid w:val="00A86E22"/>
    <w:rPr>
      <w:rFonts w:ascii="Arial" w:hAnsi="Arial" w:cs="Arial"/>
      <w:lang w:val="en-GB"/>
    </w:rPr>
  </w:style>
  <w:style w:type="character" w:styleId="FollowedHyperlink">
    <w:name w:val="FollowedHyperlink"/>
    <w:rsid w:val="00A86E22"/>
    <w:rPr>
      <w:color w:val="800080"/>
      <w:u w:val="single"/>
      <w:lang w:val="en-GB"/>
    </w:rPr>
  </w:style>
  <w:style w:type="character" w:styleId="FootnoteReference">
    <w:name w:val="footnote reference"/>
    <w:semiHidden/>
    <w:rsid w:val="00A86E22"/>
    <w:rPr>
      <w:vertAlign w:val="superscript"/>
    </w:rPr>
  </w:style>
  <w:style w:type="paragraph" w:styleId="FootnoteText">
    <w:name w:val="footnote text"/>
    <w:basedOn w:val="Normal"/>
    <w:link w:val="FootnoteTextChar"/>
    <w:rsid w:val="00A86E22"/>
  </w:style>
  <w:style w:type="character" w:customStyle="1" w:styleId="FootnoteTextChar">
    <w:name w:val="Footnote Text Char"/>
    <w:link w:val="FootnoteText"/>
    <w:rsid w:val="00A86E22"/>
    <w:rPr>
      <w:rFonts w:ascii="Arial" w:hAnsi="Arial" w:cs="Arial"/>
      <w:lang w:val="en-GB"/>
    </w:rPr>
  </w:style>
  <w:style w:type="character" w:styleId="HTMLCite">
    <w:name w:val="HTML Cite"/>
    <w:rsid w:val="00A86E22"/>
    <w:rPr>
      <w:i w:val="0"/>
      <w:iCs w:val="0"/>
      <w:color w:val="008000"/>
    </w:rPr>
  </w:style>
  <w:style w:type="paragraph" w:styleId="Index1">
    <w:name w:val="index 1"/>
    <w:basedOn w:val="Normal"/>
    <w:next w:val="Normal"/>
    <w:autoRedefine/>
    <w:semiHidden/>
    <w:rsid w:val="00A86E22"/>
    <w:pPr>
      <w:tabs>
        <w:tab w:val="num" w:pos="360"/>
      </w:tabs>
      <w:ind w:left="360" w:hanging="360"/>
    </w:pPr>
  </w:style>
  <w:style w:type="paragraph" w:customStyle="1" w:styleId="para10">
    <w:name w:val="para1"/>
    <w:basedOn w:val="Para1"/>
    <w:rsid w:val="00A86E22"/>
  </w:style>
  <w:style w:type="table" w:styleId="TableGrid">
    <w:name w:val="Table Grid"/>
    <w:basedOn w:val="TableNormal"/>
    <w:rsid w:val="00A86E22"/>
    <w:rPr>
      <w:rFonts w:ascii="Arial" w:hAnsi="Arial"/>
      <w:lang w:eastAsia="en-ZA"/>
    </w:rPr>
    <w:tblPr>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A86E22"/>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A86E22"/>
    <w:pPr>
      <w:jc w:val="center"/>
    </w:pPr>
    <w:rPr>
      <w:rFonts w:ascii="Bookman Old Style" w:hAnsi="Bookman Old Style"/>
      <w:b/>
      <w:spacing w:val="10"/>
      <w:sz w:val="22"/>
    </w:rPr>
  </w:style>
  <w:style w:type="character" w:customStyle="1" w:styleId="TitleChar">
    <w:name w:val="Title Char"/>
    <w:link w:val="Title"/>
    <w:rsid w:val="00A86E22"/>
    <w:rPr>
      <w:rFonts w:ascii="Bookman Old Style" w:hAnsi="Bookman Old Style" w:cs="Arial"/>
      <w:b/>
      <w:spacing w:val="10"/>
      <w:sz w:val="22"/>
      <w:lang w:val="en-GB"/>
    </w:rPr>
  </w:style>
  <w:style w:type="paragraph" w:styleId="ListBullet4">
    <w:name w:val="List Bullet 4"/>
    <w:basedOn w:val="Normal"/>
    <w:rsid w:val="007E77BA"/>
    <w:pPr>
      <w:numPr>
        <w:numId w:val="12"/>
      </w:numPr>
      <w:tabs>
        <w:tab w:val="clear" w:pos="851"/>
      </w:tabs>
      <w:spacing w:line="240" w:lineRule="auto"/>
    </w:pPr>
    <w:rPr>
      <w:rFonts w:ascii="Arial (W1)" w:hAnsi="Arial (W1)" w:cs="Times New Roman"/>
      <w:color w:val="000000"/>
      <w:lang w:val="en-ZA"/>
    </w:rPr>
  </w:style>
  <w:style w:type="paragraph" w:styleId="ListNumber">
    <w:name w:val="List Number"/>
    <w:basedOn w:val="Normal"/>
    <w:rsid w:val="007E77BA"/>
    <w:pPr>
      <w:numPr>
        <w:numId w:val="13"/>
      </w:numPr>
      <w:tabs>
        <w:tab w:val="clear" w:pos="851"/>
      </w:tabs>
      <w:spacing w:line="240" w:lineRule="auto"/>
    </w:pPr>
    <w:rPr>
      <w:rFonts w:ascii="Arial (W1)" w:hAnsi="Arial (W1)" w:cs="Times New Roman"/>
      <w:color w:val="000000"/>
      <w:lang w:val="en-ZA"/>
    </w:rPr>
  </w:style>
  <w:style w:type="paragraph" w:styleId="ListNumber4">
    <w:name w:val="List Number 4"/>
    <w:basedOn w:val="Normal"/>
    <w:uiPriority w:val="99"/>
    <w:semiHidden/>
    <w:unhideWhenUsed/>
    <w:rsid w:val="00473D4F"/>
    <w:pPr>
      <w:numPr>
        <w:numId w:val="14"/>
      </w:numPr>
      <w:contextualSpacing/>
    </w:pPr>
  </w:style>
  <w:style w:type="paragraph" w:styleId="ListNumber2">
    <w:name w:val="List Number 2"/>
    <w:basedOn w:val="Normal"/>
    <w:uiPriority w:val="99"/>
    <w:unhideWhenUsed/>
    <w:rsid w:val="00473D4F"/>
    <w:pPr>
      <w:numPr>
        <w:numId w:val="15"/>
      </w:numPr>
      <w:contextualSpacing/>
    </w:pPr>
  </w:style>
  <w:style w:type="paragraph" w:styleId="ListParagraph">
    <w:name w:val="List Paragraph"/>
    <w:basedOn w:val="Normal"/>
    <w:uiPriority w:val="1"/>
    <w:qFormat/>
    <w:rsid w:val="00584221"/>
    <w:pPr>
      <w:tabs>
        <w:tab w:val="clear" w:pos="851"/>
      </w:tabs>
      <w:spacing w:before="100" w:beforeAutospacing="1" w:after="100" w:afterAutospacing="1" w:line="240" w:lineRule="auto"/>
      <w:ind w:left="720"/>
      <w:contextualSpacing/>
    </w:pPr>
    <w:rPr>
      <w:rFonts w:ascii="Calibri" w:hAnsi="Calibri" w:cs="Times New Roman"/>
      <w:sz w:val="22"/>
      <w:szCs w:val="22"/>
      <w:lang w:val="en-ZA"/>
    </w:rPr>
  </w:style>
  <w:style w:type="paragraph" w:styleId="BodyText">
    <w:name w:val="Body Text"/>
    <w:basedOn w:val="Normal"/>
    <w:link w:val="BodyTextChar"/>
    <w:unhideWhenUsed/>
    <w:rsid w:val="00D97076"/>
    <w:pPr>
      <w:spacing w:after="120"/>
    </w:pPr>
  </w:style>
  <w:style w:type="paragraph" w:styleId="TableofFigures">
    <w:name w:val="table of figures"/>
    <w:basedOn w:val="Normal"/>
    <w:next w:val="Normal"/>
    <w:uiPriority w:val="99"/>
    <w:unhideWhenUsed/>
    <w:rsid w:val="003D7174"/>
    <w:pPr>
      <w:tabs>
        <w:tab w:val="clear" w:pos="851"/>
      </w:tabs>
    </w:pPr>
  </w:style>
  <w:style w:type="character" w:customStyle="1" w:styleId="BodyTextChar">
    <w:name w:val="Body Text Char"/>
    <w:basedOn w:val="DefaultParagraphFont"/>
    <w:link w:val="BodyText"/>
    <w:rsid w:val="00D97076"/>
    <w:rPr>
      <w:rFonts w:ascii="Arial" w:hAnsi="Arial" w:cs="Arial"/>
      <w:lang w:val="en-GB"/>
    </w:rPr>
  </w:style>
  <w:style w:type="paragraph" w:customStyle="1" w:styleId="noReq-2">
    <w:name w:val="no Req-2"/>
    <w:basedOn w:val="Normal"/>
    <w:qFormat/>
    <w:rsid w:val="00DA4BEA"/>
    <w:pPr>
      <w:tabs>
        <w:tab w:val="clear" w:pos="851"/>
        <w:tab w:val="left" w:pos="1134"/>
        <w:tab w:val="num" w:pos="1701"/>
        <w:tab w:val="right" w:pos="9639"/>
      </w:tabs>
      <w:spacing w:before="120" w:after="120" w:line="240" w:lineRule="auto"/>
      <w:ind w:left="1418" w:hanging="851"/>
      <w:jc w:val="both"/>
    </w:pPr>
    <w:rPr>
      <w:rFonts w:cs="Times New Roman"/>
      <w:sz w:val="22"/>
      <w:szCs w:val="22"/>
    </w:rPr>
  </w:style>
  <w:style w:type="paragraph" w:customStyle="1" w:styleId="noReq-1">
    <w:name w:val="no Req-1"/>
    <w:basedOn w:val="Normal"/>
    <w:qFormat/>
    <w:rsid w:val="00A02C11"/>
    <w:pPr>
      <w:numPr>
        <w:numId w:val="16"/>
      </w:numPr>
      <w:tabs>
        <w:tab w:val="clear" w:pos="851"/>
        <w:tab w:val="right" w:pos="9639"/>
      </w:tabs>
      <w:spacing w:before="120" w:after="120" w:line="240" w:lineRule="auto"/>
      <w:jc w:val="both"/>
    </w:pPr>
    <w:rPr>
      <w:rFonts w:cs="Times New Roman"/>
      <w:sz w:val="22"/>
      <w:szCs w:val="22"/>
    </w:rPr>
  </w:style>
  <w:style w:type="character" w:styleId="Strong">
    <w:name w:val="Strong"/>
    <w:uiPriority w:val="22"/>
    <w:qFormat/>
    <w:rsid w:val="00175746"/>
    <w:rPr>
      <w:b/>
      <w:bCs/>
    </w:rPr>
  </w:style>
  <w:style w:type="paragraph" w:customStyle="1" w:styleId="Title2">
    <w:name w:val="Title 2"/>
    <w:basedOn w:val="Normal"/>
    <w:next w:val="Normal"/>
    <w:rsid w:val="00181F3B"/>
    <w:pPr>
      <w:tabs>
        <w:tab w:val="clear" w:pos="851"/>
      </w:tabs>
      <w:spacing w:before="360" w:line="240" w:lineRule="auto"/>
      <w:ind w:right="-964"/>
      <w:jc w:val="center"/>
    </w:pPr>
    <w:rPr>
      <w:rFonts w:ascii="Times New Roman" w:hAnsi="Times New Roman" w:cs="Times New Roman"/>
      <w:b/>
      <w:sz w:val="36"/>
      <w:lang w:eastAsia="sv-SE"/>
    </w:rPr>
  </w:style>
  <w:style w:type="character" w:customStyle="1" w:styleId="CaptionChar">
    <w:name w:val="Caption Char"/>
    <w:aliases w:val="Mainframe Char,Mainframe1 Char"/>
    <w:link w:val="Caption"/>
    <w:rsid w:val="00D45ABB"/>
    <w:rPr>
      <w:rFonts w:ascii="Arial Bold" w:hAnsi="Arial Bold"/>
      <w:b/>
      <w:sz w:val="18"/>
      <w:lang w:val="en-GB"/>
    </w:rPr>
  </w:style>
  <w:style w:type="paragraph" w:customStyle="1" w:styleId="text">
    <w:name w:val="text"/>
    <w:basedOn w:val="Normal"/>
    <w:rsid w:val="000A5238"/>
    <w:pPr>
      <w:tabs>
        <w:tab w:val="clear" w:pos="851"/>
        <w:tab w:val="right" w:pos="9639"/>
      </w:tabs>
      <w:spacing w:before="120" w:after="120" w:line="240" w:lineRule="auto"/>
      <w:ind w:left="1134"/>
      <w:jc w:val="both"/>
    </w:pPr>
    <w:rPr>
      <w:rFonts w:cs="Times New Roman"/>
      <w:sz w:val="22"/>
      <w:szCs w:val="22"/>
      <w:lang w:val="en-ZA"/>
    </w:rPr>
  </w:style>
  <w:style w:type="paragraph" w:styleId="Revision">
    <w:name w:val="Revision"/>
    <w:hidden/>
    <w:uiPriority w:val="99"/>
    <w:semiHidden/>
    <w:rsid w:val="00EA1CD7"/>
    <w:rPr>
      <w:rFonts w:ascii="Arial" w:hAnsi="Arial" w:cs="Arial"/>
      <w:lang w:val="en-GB"/>
    </w:rPr>
  </w:style>
  <w:style w:type="table" w:customStyle="1" w:styleId="GridTable1Light1">
    <w:name w:val="Grid Table 1 Light1"/>
    <w:basedOn w:val="TableNormal"/>
    <w:uiPriority w:val="46"/>
    <w:rsid w:val="0057232D"/>
    <w:rPr>
      <w:rFonts w:asciiTheme="minorHAnsi" w:eastAsiaTheme="minorHAnsi" w:hAnsiTheme="minorHAnsi" w:cstheme="minorBidi"/>
      <w:sz w:val="22"/>
      <w:szCs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ara3Char">
    <w:name w:val="Para3 Char"/>
    <w:basedOn w:val="Para1Char"/>
    <w:link w:val="Para3"/>
    <w:rsid w:val="00DD6A5E"/>
    <w:rPr>
      <w:rFonts w:ascii="Arial" w:hAnsi="Arial" w:cs="Arial"/>
      <w:bCs/>
      <w:lang w:val="en-GB"/>
    </w:rPr>
  </w:style>
  <w:style w:type="character" w:customStyle="1" w:styleId="Para2CharChar">
    <w:name w:val="Para2 Char Char"/>
    <w:basedOn w:val="Para1Char"/>
    <w:link w:val="Para2"/>
    <w:rsid w:val="00A46D9D"/>
    <w:rPr>
      <w:rFonts w:ascii="Arial" w:hAnsi="Arial" w:cs="Arial"/>
      <w:bCs/>
      <w:lang w:val="en-GB"/>
    </w:rPr>
  </w:style>
  <w:style w:type="paragraph" w:styleId="BlockText">
    <w:name w:val="Block Text"/>
    <w:basedOn w:val="Normal"/>
    <w:rsid w:val="00A46D9D"/>
    <w:pPr>
      <w:spacing w:after="120"/>
      <w:ind w:left="1440" w:right="1440"/>
    </w:pPr>
  </w:style>
  <w:style w:type="paragraph" w:styleId="BodyText2">
    <w:name w:val="Body Text 2"/>
    <w:basedOn w:val="Normal"/>
    <w:link w:val="BodyText2Char"/>
    <w:rsid w:val="00A46D9D"/>
    <w:rPr>
      <w:color w:val="333333"/>
      <w:sz w:val="24"/>
      <w:lang w:val="en-US"/>
    </w:rPr>
  </w:style>
  <w:style w:type="character" w:customStyle="1" w:styleId="BodyText2Char">
    <w:name w:val="Body Text 2 Char"/>
    <w:basedOn w:val="DefaultParagraphFont"/>
    <w:link w:val="BodyText2"/>
    <w:rsid w:val="00A46D9D"/>
    <w:rPr>
      <w:rFonts w:ascii="Arial" w:hAnsi="Arial" w:cs="Arial"/>
      <w:color w:val="333333"/>
      <w:sz w:val="24"/>
      <w:lang w:val="en-US"/>
    </w:rPr>
  </w:style>
  <w:style w:type="paragraph" w:styleId="BodyText3">
    <w:name w:val="Body Text 3"/>
    <w:basedOn w:val="Normal"/>
    <w:link w:val="BodyText3Char"/>
    <w:rsid w:val="00A46D9D"/>
    <w:pPr>
      <w:spacing w:before="120"/>
    </w:pPr>
    <w:rPr>
      <w:i/>
      <w:iCs/>
      <w:color w:val="333333"/>
      <w:sz w:val="22"/>
      <w:lang w:val="en-US"/>
    </w:rPr>
  </w:style>
  <w:style w:type="character" w:customStyle="1" w:styleId="BodyText3Char">
    <w:name w:val="Body Text 3 Char"/>
    <w:basedOn w:val="DefaultParagraphFont"/>
    <w:link w:val="BodyText3"/>
    <w:rsid w:val="00A46D9D"/>
    <w:rPr>
      <w:rFonts w:ascii="Arial" w:hAnsi="Arial" w:cs="Arial"/>
      <w:i/>
      <w:iCs/>
      <w:color w:val="333333"/>
      <w:sz w:val="22"/>
      <w:lang w:val="en-US"/>
    </w:rPr>
  </w:style>
  <w:style w:type="paragraph" w:styleId="BodyTextIndent2">
    <w:name w:val="Body Text Indent 2"/>
    <w:basedOn w:val="Normal"/>
    <w:link w:val="BodyTextIndent2Char"/>
    <w:rsid w:val="00A46D9D"/>
    <w:pPr>
      <w:numPr>
        <w:numId w:val="17"/>
      </w:numPr>
      <w:spacing w:before="120"/>
      <w:jc w:val="both"/>
    </w:pPr>
  </w:style>
  <w:style w:type="character" w:customStyle="1" w:styleId="BodyTextIndent2Char">
    <w:name w:val="Body Text Indent 2 Char"/>
    <w:basedOn w:val="DefaultParagraphFont"/>
    <w:link w:val="BodyTextIndent2"/>
    <w:rsid w:val="00A46D9D"/>
    <w:rPr>
      <w:rFonts w:ascii="Arial" w:hAnsi="Arial" w:cs="Arial"/>
      <w:lang w:val="en-GB"/>
    </w:rPr>
  </w:style>
  <w:style w:type="paragraph" w:styleId="BodyTextIndent3">
    <w:name w:val="Body Text Indent 3"/>
    <w:basedOn w:val="Normal"/>
    <w:link w:val="BodyTextIndent3Char"/>
    <w:rsid w:val="00A46D9D"/>
    <w:pPr>
      <w:spacing w:before="120"/>
      <w:ind w:left="1134"/>
      <w:jc w:val="both"/>
    </w:pPr>
  </w:style>
  <w:style w:type="character" w:customStyle="1" w:styleId="BodyTextIndent3Char">
    <w:name w:val="Body Text Indent 3 Char"/>
    <w:basedOn w:val="DefaultParagraphFont"/>
    <w:link w:val="BodyTextIndent3"/>
    <w:rsid w:val="00A46D9D"/>
    <w:rPr>
      <w:rFonts w:ascii="Arial" w:hAnsi="Arial" w:cs="Arial"/>
      <w:lang w:val="en-GB"/>
    </w:rPr>
  </w:style>
  <w:style w:type="paragraph" w:customStyle="1" w:styleId="BulletPara">
    <w:name w:val="Bullet Para"/>
    <w:rsid w:val="00A46D9D"/>
    <w:pPr>
      <w:spacing w:after="120"/>
      <w:jc w:val="both"/>
    </w:pPr>
    <w:rPr>
      <w:rFonts w:ascii="Arial" w:hAnsi="Arial"/>
      <w:sz w:val="18"/>
    </w:rPr>
  </w:style>
  <w:style w:type="paragraph" w:customStyle="1" w:styleId="BulletPara2">
    <w:name w:val="Bullet Para 2"/>
    <w:basedOn w:val="BulletPara"/>
    <w:rsid w:val="00A46D9D"/>
  </w:style>
  <w:style w:type="character" w:customStyle="1" w:styleId="capsCaps1">
    <w:name w:val="caps Caps 1"/>
    <w:rsid w:val="00A46D9D"/>
    <w:rPr>
      <w:b/>
      <w:sz w:val="52"/>
    </w:rPr>
  </w:style>
  <w:style w:type="character" w:customStyle="1" w:styleId="CapsHead1">
    <w:name w:val="Caps Head 1"/>
    <w:rsid w:val="00A46D9D"/>
    <w:rPr>
      <w:rFonts w:ascii="Times New Roman" w:hAnsi="Times New Roman"/>
      <w:b/>
      <w:sz w:val="40"/>
      <w:vertAlign w:val="baseline"/>
    </w:rPr>
  </w:style>
  <w:style w:type="paragraph" w:customStyle="1" w:styleId="ContHeader">
    <w:name w:val="Cont Header"/>
    <w:rsid w:val="00A46D9D"/>
    <w:pPr>
      <w:keepLines/>
      <w:pBdr>
        <w:bottom w:val="single" w:sz="4" w:space="0" w:color="003366"/>
      </w:pBdr>
      <w:tabs>
        <w:tab w:val="right" w:pos="9540"/>
        <w:tab w:val="right" w:pos="14400"/>
      </w:tabs>
    </w:pPr>
    <w:rPr>
      <w:rFonts w:ascii="Arial" w:hAnsi="Arial" w:cs="Arial"/>
      <w:iCs/>
      <w:color w:val="000000"/>
      <w:sz w:val="14"/>
      <w:lang w:val="en-US"/>
    </w:rPr>
  </w:style>
  <w:style w:type="paragraph" w:customStyle="1" w:styleId="ContentHeading">
    <w:name w:val="Content Heading"/>
    <w:rsid w:val="00A46D9D"/>
    <w:pPr>
      <w:tabs>
        <w:tab w:val="left" w:pos="1181"/>
      </w:tabs>
    </w:pPr>
    <w:rPr>
      <w:rFonts w:ascii="Arial" w:hAnsi="Arial"/>
      <w:color w:val="002740"/>
      <w:sz w:val="24"/>
      <w:lang w:val="en-US" w:eastAsia="it-IT"/>
    </w:rPr>
  </w:style>
  <w:style w:type="paragraph" w:customStyle="1" w:styleId="Desc1stLevel">
    <w:name w:val="Desc_1st_Level"/>
    <w:basedOn w:val="Normal"/>
    <w:rsid w:val="00A46D9D"/>
    <w:pPr>
      <w:spacing w:line="360" w:lineRule="auto"/>
      <w:ind w:left="851" w:hanging="851"/>
    </w:pPr>
    <w:rPr>
      <w:b/>
      <w:sz w:val="28"/>
    </w:rPr>
  </w:style>
  <w:style w:type="paragraph" w:customStyle="1" w:styleId="Desc2ndLevel">
    <w:name w:val="Desc_2nd_Level"/>
    <w:basedOn w:val="Normal"/>
    <w:rsid w:val="00A46D9D"/>
    <w:pPr>
      <w:spacing w:line="360" w:lineRule="auto"/>
      <w:ind w:left="1702" w:hanging="851"/>
    </w:pPr>
    <w:rPr>
      <w:sz w:val="24"/>
    </w:rPr>
  </w:style>
  <w:style w:type="paragraph" w:customStyle="1" w:styleId="Desc3rdLevel">
    <w:name w:val="Desc_3rd_Level"/>
    <w:basedOn w:val="Normal"/>
    <w:rsid w:val="00A46D9D"/>
    <w:pPr>
      <w:spacing w:line="360" w:lineRule="auto"/>
      <w:ind w:left="2553" w:hanging="851"/>
    </w:pPr>
    <w:rPr>
      <w:sz w:val="24"/>
    </w:rPr>
  </w:style>
  <w:style w:type="paragraph" w:customStyle="1" w:styleId="Directors">
    <w:name w:val="Directors"/>
    <w:rsid w:val="00A46D9D"/>
    <w:pPr>
      <w:tabs>
        <w:tab w:val="right" w:pos="1710"/>
        <w:tab w:val="left" w:pos="1980"/>
        <w:tab w:val="right" w:pos="9810"/>
      </w:tabs>
      <w:jc w:val="both"/>
    </w:pPr>
    <w:rPr>
      <w:rFonts w:ascii="Arial" w:eastAsia="SimSun" w:hAnsi="Arial" w:cs="Arial"/>
      <w:sz w:val="13"/>
      <w:lang w:val="es-ES"/>
    </w:rPr>
  </w:style>
  <w:style w:type="paragraph" w:styleId="EnvelopeAddress">
    <w:name w:val="envelope address"/>
    <w:basedOn w:val="Normal"/>
    <w:uiPriority w:val="99"/>
    <w:semiHidden/>
    <w:unhideWhenUsed/>
    <w:rsid w:val="00A46D9D"/>
    <w:pPr>
      <w:framePr w:w="7920" w:h="1980" w:hRule="exact" w:hSpace="180" w:wrap="auto" w:hAnchor="page" w:xAlign="center" w:yAlign="bottom"/>
      <w:ind w:left="2880"/>
    </w:pPr>
    <w:rPr>
      <w:szCs w:val="24"/>
    </w:rPr>
  </w:style>
  <w:style w:type="paragraph" w:customStyle="1" w:styleId="FootDirector">
    <w:name w:val="FootDirector"/>
    <w:basedOn w:val="Para3"/>
    <w:rsid w:val="00A46D9D"/>
    <w:pPr>
      <w:tabs>
        <w:tab w:val="clear" w:pos="851"/>
        <w:tab w:val="right" w:pos="9639"/>
      </w:tabs>
      <w:spacing w:before="0" w:after="0" w:line="240" w:lineRule="auto"/>
    </w:pPr>
    <w:rPr>
      <w:sz w:val="13"/>
      <w:szCs w:val="13"/>
      <w:lang w:val="es-ES"/>
    </w:rPr>
  </w:style>
  <w:style w:type="paragraph" w:customStyle="1" w:styleId="Head1stLevel">
    <w:name w:val="Head_1st_Level"/>
    <w:basedOn w:val="Heading1"/>
    <w:next w:val="Normal"/>
    <w:rsid w:val="00A46D9D"/>
    <w:pPr>
      <w:numPr>
        <w:numId w:val="0"/>
      </w:numPr>
      <w:pBdr>
        <w:bottom w:val="single" w:sz="6" w:space="6" w:color="000080"/>
      </w:pBdr>
      <w:tabs>
        <w:tab w:val="num" w:pos="1418"/>
      </w:tabs>
      <w:spacing w:before="480"/>
      <w:ind w:left="851" w:hanging="851"/>
      <w:outlineLvl w:val="9"/>
    </w:pPr>
    <w:rPr>
      <w:rFonts w:ascii="Times New Roman" w:hAnsi="Times New Roman"/>
      <w:caps w:val="0"/>
      <w:color w:val="333333"/>
      <w:position w:val="-8"/>
      <w:sz w:val="36"/>
    </w:rPr>
  </w:style>
  <w:style w:type="paragraph" w:customStyle="1" w:styleId="Head2ndLevel">
    <w:name w:val="Head_2nd_Level"/>
    <w:basedOn w:val="Normal"/>
    <w:rsid w:val="00A46D9D"/>
    <w:pPr>
      <w:spacing w:before="480" w:after="240" w:line="360" w:lineRule="auto"/>
      <w:ind w:left="1702" w:hanging="851"/>
    </w:pPr>
    <w:rPr>
      <w:i/>
      <w:sz w:val="24"/>
      <w:u w:val="single"/>
    </w:rPr>
  </w:style>
  <w:style w:type="paragraph" w:customStyle="1" w:styleId="HeaderBase">
    <w:name w:val="Header Base"/>
    <w:basedOn w:val="Normal"/>
    <w:rsid w:val="00A46D9D"/>
    <w:pPr>
      <w:keepLines/>
      <w:tabs>
        <w:tab w:val="center" w:pos="4320"/>
        <w:tab w:val="right" w:pos="8640"/>
      </w:tabs>
      <w:spacing w:line="180" w:lineRule="atLeast"/>
      <w:jc w:val="both"/>
    </w:pPr>
    <w:rPr>
      <w:rFonts w:cs="Times New Roman"/>
      <w:bCs/>
      <w:spacing w:val="-5"/>
      <w:lang w:val="en-US"/>
    </w:rPr>
  </w:style>
  <w:style w:type="paragraph" w:customStyle="1" w:styleId="MainInfo">
    <w:name w:val="Main_Info"/>
    <w:basedOn w:val="Normal"/>
    <w:rsid w:val="00A46D9D"/>
    <w:pPr>
      <w:keepLines/>
      <w:pBdr>
        <w:bottom w:val="single" w:sz="4" w:space="1" w:color="auto"/>
      </w:pBdr>
      <w:spacing w:before="60" w:after="60"/>
    </w:pPr>
    <w:rPr>
      <w:b/>
      <w:caps/>
      <w:noProof/>
      <w:color w:val="808080"/>
      <w:sz w:val="48"/>
      <w:szCs w:val="22"/>
    </w:rPr>
  </w:style>
  <w:style w:type="paragraph" w:customStyle="1" w:styleId="msolistparagraph0">
    <w:name w:val="msolistparagraph"/>
    <w:basedOn w:val="Normal"/>
    <w:rsid w:val="00A46D9D"/>
    <w:pPr>
      <w:ind w:left="720"/>
    </w:pPr>
    <w:rPr>
      <w:rFonts w:ascii="Calibri" w:hAnsi="Calibri"/>
      <w:sz w:val="22"/>
      <w:szCs w:val="22"/>
      <w:lang w:val="en-US"/>
    </w:rPr>
  </w:style>
  <w:style w:type="paragraph" w:customStyle="1" w:styleId="Page1HeadLeft0">
    <w:name w:val="Page_1_Head + Left:  0&quot;"/>
    <w:aliases w:val="First line:  0.59&quot;,Bottom: (Single solid line,Auto..."/>
    <w:basedOn w:val="Page1Head"/>
    <w:rsid w:val="00A46D9D"/>
    <w:pPr>
      <w:pBdr>
        <w:bottom w:val="single" w:sz="4" w:space="0" w:color="auto"/>
      </w:pBdr>
      <w:ind w:left="0" w:firstLine="851"/>
    </w:pPr>
  </w:style>
  <w:style w:type="paragraph" w:customStyle="1" w:styleId="Pageconthead">
    <w:name w:val="Page_cont_head"/>
    <w:basedOn w:val="Normal"/>
    <w:rsid w:val="00A46D9D"/>
    <w:pPr>
      <w:spacing w:before="120"/>
    </w:pPr>
    <w:rPr>
      <w:b/>
      <w:bCs/>
      <w:caps/>
      <w:noProof/>
      <w:sz w:val="24"/>
      <w:szCs w:val="22"/>
    </w:rPr>
  </w:style>
  <w:style w:type="paragraph" w:customStyle="1" w:styleId="ParaHead">
    <w:name w:val="ParaHead"/>
    <w:basedOn w:val="Para1"/>
    <w:next w:val="Para1"/>
    <w:rsid w:val="00A46D9D"/>
    <w:pPr>
      <w:keepNext/>
      <w:jc w:val="left"/>
    </w:pPr>
    <w:rPr>
      <w:rFonts w:ascii="Times New (W1)" w:hAnsi="Times New (W1)"/>
      <w:b/>
      <w:bCs w:val="0"/>
      <w:i/>
      <w:iCs/>
    </w:rPr>
  </w:style>
  <w:style w:type="paragraph" w:customStyle="1" w:styleId="ParaHead2">
    <w:name w:val="ParaHead2"/>
    <w:basedOn w:val="Para1"/>
    <w:next w:val="Para1"/>
    <w:rsid w:val="00A46D9D"/>
    <w:rPr>
      <w:rFonts w:ascii="Times New (W1)" w:hAnsi="Times New (W1)"/>
      <w:b/>
      <w:bCs w:val="0"/>
      <w:i/>
      <w:lang w:val="en-ZA"/>
    </w:rPr>
  </w:style>
  <w:style w:type="paragraph" w:customStyle="1" w:styleId="Present">
    <w:name w:val="Present"/>
    <w:basedOn w:val="Normal"/>
    <w:next w:val="Normal"/>
    <w:rsid w:val="00A46D9D"/>
    <w:pPr>
      <w:tabs>
        <w:tab w:val="left" w:pos="1418"/>
      </w:tabs>
      <w:spacing w:before="480"/>
      <w:ind w:left="1843" w:hanging="1843"/>
    </w:pPr>
    <w:rPr>
      <w:bCs/>
      <w:sz w:val="24"/>
      <w:lang w:val="en-US" w:eastAsia="nb-NO"/>
    </w:rPr>
  </w:style>
  <w:style w:type="paragraph" w:customStyle="1" w:styleId="Referat">
    <w:name w:val="Referat"/>
    <w:basedOn w:val="Normal"/>
    <w:rsid w:val="00A46D9D"/>
    <w:pPr>
      <w:spacing w:before="360"/>
    </w:pPr>
    <w:rPr>
      <w:b/>
      <w:bCs/>
      <w:sz w:val="24"/>
      <w:lang w:val="en-US" w:eastAsia="nb-NO"/>
    </w:rPr>
  </w:style>
  <w:style w:type="paragraph" w:customStyle="1" w:styleId="service">
    <w:name w:val="service"/>
    <w:basedOn w:val="Normal"/>
    <w:rsid w:val="00A46D9D"/>
    <w:pPr>
      <w:keepLines/>
      <w:pBdr>
        <w:bottom w:val="single" w:sz="6" w:space="6" w:color="000000"/>
      </w:pBdr>
      <w:tabs>
        <w:tab w:val="right" w:pos="9600"/>
        <w:tab w:val="right" w:pos="9639"/>
      </w:tabs>
      <w:jc w:val="right"/>
    </w:pPr>
    <w:rPr>
      <w:rFonts w:eastAsia="SimSun"/>
      <w:b/>
      <w:iCs/>
      <w:sz w:val="21"/>
      <w:lang w:val="en-US" w:eastAsia="zh-CN"/>
    </w:rPr>
  </w:style>
  <w:style w:type="paragraph" w:customStyle="1" w:styleId="Statement">
    <w:name w:val="Statement"/>
    <w:basedOn w:val="Subject"/>
    <w:rsid w:val="00A46D9D"/>
    <w:pPr>
      <w:tabs>
        <w:tab w:val="center" w:pos="4678"/>
        <w:tab w:val="right" w:pos="9356"/>
      </w:tabs>
      <w:spacing w:before="480"/>
    </w:pPr>
    <w:rPr>
      <w:sz w:val="36"/>
    </w:rPr>
  </w:style>
  <w:style w:type="paragraph" w:customStyle="1" w:styleId="StyleHeading2NotBold">
    <w:name w:val="Style Heading 2 + Not Bold"/>
    <w:basedOn w:val="Heading2"/>
    <w:rsid w:val="00A46D9D"/>
    <w:pPr>
      <w:numPr>
        <w:ilvl w:val="0"/>
        <w:numId w:val="0"/>
      </w:numPr>
      <w:spacing w:before="60"/>
    </w:pPr>
    <w:rPr>
      <w:b w:val="0"/>
      <w:color w:val="333333"/>
    </w:rPr>
  </w:style>
  <w:style w:type="paragraph" w:customStyle="1" w:styleId="Style1">
    <w:name w:val="Style1"/>
    <w:basedOn w:val="Normal"/>
    <w:rsid w:val="00A46D9D"/>
    <w:pPr>
      <w:spacing w:before="120" w:after="120" w:line="360" w:lineRule="auto"/>
    </w:pPr>
    <w:rPr>
      <w:rFonts w:ascii="Arial Bold" w:hAnsi="Arial Bold"/>
      <w:b/>
      <w:lang w:val="en-US"/>
    </w:rPr>
  </w:style>
  <w:style w:type="paragraph" w:customStyle="1" w:styleId="Style2">
    <w:name w:val="Style2"/>
    <w:basedOn w:val="Style1"/>
    <w:rsid w:val="00A46D9D"/>
    <w:pPr>
      <w:numPr>
        <w:numId w:val="18"/>
      </w:numPr>
      <w:spacing w:line="240" w:lineRule="auto"/>
    </w:pPr>
    <w:rPr>
      <w:rFonts w:ascii="Arial" w:hAnsi="Arial"/>
      <w:b w:val="0"/>
    </w:rPr>
  </w:style>
  <w:style w:type="paragraph" w:customStyle="1" w:styleId="Style3">
    <w:name w:val="Style3"/>
    <w:basedOn w:val="Style1"/>
    <w:rsid w:val="00A46D9D"/>
    <w:pPr>
      <w:numPr>
        <w:ilvl w:val="1"/>
        <w:numId w:val="18"/>
      </w:numPr>
      <w:tabs>
        <w:tab w:val="clear" w:pos="851"/>
      </w:tabs>
      <w:spacing w:line="240" w:lineRule="auto"/>
    </w:pPr>
    <w:rPr>
      <w:rFonts w:ascii="Arial" w:hAnsi="Arial"/>
      <w:b w:val="0"/>
    </w:rPr>
  </w:style>
  <w:style w:type="paragraph" w:customStyle="1" w:styleId="Style4">
    <w:name w:val="Style4"/>
    <w:basedOn w:val="Style1"/>
    <w:rsid w:val="00A46D9D"/>
    <w:pPr>
      <w:numPr>
        <w:ilvl w:val="2"/>
        <w:numId w:val="18"/>
      </w:numPr>
      <w:tabs>
        <w:tab w:val="clear" w:pos="851"/>
      </w:tabs>
      <w:spacing w:before="60" w:after="60" w:line="240" w:lineRule="auto"/>
    </w:pPr>
    <w:rPr>
      <w:rFonts w:ascii="Arial" w:hAnsi="Arial"/>
      <w:b w:val="0"/>
    </w:rPr>
  </w:style>
  <w:style w:type="paragraph" w:customStyle="1" w:styleId="Tab3">
    <w:name w:val="Tab3"/>
    <w:basedOn w:val="Para1"/>
    <w:rsid w:val="00A46D9D"/>
    <w:rPr>
      <w:lang w:val="en-ZA"/>
    </w:rPr>
  </w:style>
  <w:style w:type="paragraph" w:customStyle="1" w:styleId="TablePara">
    <w:name w:val="TablePara"/>
    <w:rsid w:val="00A46D9D"/>
    <w:rPr>
      <w:rFonts w:ascii="Arial" w:hAnsi="Arial" w:cs="Arial"/>
      <w:sz w:val="18"/>
    </w:rPr>
  </w:style>
  <w:style w:type="paragraph" w:customStyle="1" w:styleId="Text2ndLevel">
    <w:name w:val="Text_2nd_Level"/>
    <w:basedOn w:val="Normal"/>
    <w:rsid w:val="00A46D9D"/>
    <w:pPr>
      <w:spacing w:line="360" w:lineRule="auto"/>
      <w:ind w:left="851"/>
    </w:pPr>
  </w:style>
  <w:style w:type="paragraph" w:customStyle="1" w:styleId="ThemeStat">
    <w:name w:val="ThemeStat"/>
    <w:rsid w:val="00A46D9D"/>
    <w:pPr>
      <w:spacing w:after="60"/>
    </w:pPr>
    <w:rPr>
      <w:rFonts w:ascii="Verdana" w:hAnsi="Verdana" w:cs="Arial"/>
      <w:bCs/>
      <w:lang w:val="en-US"/>
    </w:rPr>
  </w:style>
  <w:style w:type="paragraph" w:customStyle="1" w:styleId="Directors1">
    <w:name w:val="Directors 1"/>
    <w:basedOn w:val="Directors"/>
    <w:next w:val="Directors"/>
    <w:qFormat/>
    <w:rsid w:val="00A46D9D"/>
    <w:pPr>
      <w:jc w:val="left"/>
    </w:pPr>
    <w:rPr>
      <w:b/>
    </w:rPr>
  </w:style>
  <w:style w:type="paragraph" w:customStyle="1" w:styleId="Directors2">
    <w:name w:val="Directors 2"/>
    <w:basedOn w:val="Directors"/>
    <w:next w:val="Directors1"/>
    <w:qFormat/>
    <w:rsid w:val="00A46D9D"/>
  </w:style>
  <w:style w:type="paragraph" w:customStyle="1" w:styleId="StyleStyle118pt">
    <w:name w:val="Style Style1 + 18 pt"/>
    <w:basedOn w:val="Style1"/>
    <w:rsid w:val="00A46D9D"/>
    <w:pPr>
      <w:pBdr>
        <w:top w:val="single" w:sz="4" w:space="1" w:color="auto"/>
        <w:bottom w:val="single" w:sz="4" w:space="1" w:color="auto"/>
      </w:pBdr>
      <w:spacing w:before="0" w:after="0" w:line="240" w:lineRule="auto"/>
      <w:ind w:left="3402"/>
    </w:pPr>
    <w:rPr>
      <w:rFonts w:ascii="Arial" w:hAnsi="Arial"/>
      <w:bCs/>
      <w:caps/>
      <w:sz w:val="36"/>
      <w:szCs w:val="40"/>
    </w:rPr>
  </w:style>
  <w:style w:type="character" w:customStyle="1" w:styleId="apple-converted-space">
    <w:name w:val="apple-converted-space"/>
    <w:basedOn w:val="DefaultParagraphFont"/>
    <w:rsid w:val="00A46D9D"/>
  </w:style>
  <w:style w:type="character" w:customStyle="1" w:styleId="apple-style-span">
    <w:name w:val="apple-style-span"/>
    <w:basedOn w:val="DefaultParagraphFont"/>
    <w:rsid w:val="00A46D9D"/>
  </w:style>
  <w:style w:type="character" w:customStyle="1" w:styleId="hl">
    <w:name w:val="hl"/>
    <w:basedOn w:val="DefaultParagraphFont"/>
    <w:rsid w:val="00A46D9D"/>
  </w:style>
  <w:style w:type="character" w:customStyle="1" w:styleId="06FOOTERBOLDBLU">
    <w:name w:val="06_FOOTER_BOLD_BLU"/>
    <w:basedOn w:val="DefaultParagraphFont"/>
    <w:rsid w:val="00A46D9D"/>
    <w:rPr>
      <w:rFonts w:ascii="Arial" w:hAnsi="Arial"/>
      <w:b/>
      <w:color w:val="0064A4"/>
      <w:w w:val="100"/>
      <w:sz w:val="13"/>
      <w:u w:val="none"/>
    </w:rPr>
  </w:style>
  <w:style w:type="paragraph" w:customStyle="1" w:styleId="Footer1">
    <w:name w:val="Footer1"/>
    <w:basedOn w:val="Normal"/>
    <w:next w:val="Normal"/>
    <w:rsid w:val="00A46D9D"/>
    <w:pPr>
      <w:keepLines/>
      <w:pBdr>
        <w:bottom w:val="single" w:sz="4" w:space="1" w:color="002147"/>
      </w:pBdr>
      <w:tabs>
        <w:tab w:val="right" w:pos="9600"/>
        <w:tab w:val="right" w:pos="9639"/>
      </w:tabs>
    </w:pPr>
    <w:rPr>
      <w:rFonts w:ascii="Arial (W1)" w:hAnsi="Arial (W1)"/>
      <w:iCs/>
      <w:color w:val="000000"/>
      <w:sz w:val="14"/>
    </w:rPr>
  </w:style>
  <w:style w:type="character" w:customStyle="1" w:styleId="PaulH">
    <w:name w:val="PaulH"/>
    <w:semiHidden/>
    <w:rsid w:val="00A46D9D"/>
    <w:rPr>
      <w:rFonts w:ascii="Arial" w:hAnsi="Arial" w:cs="Arial"/>
      <w:color w:val="auto"/>
      <w:sz w:val="20"/>
      <w:szCs w:val="20"/>
    </w:rPr>
  </w:style>
  <w:style w:type="paragraph" w:customStyle="1" w:styleId="Footer2">
    <w:name w:val="Footer 2"/>
    <w:basedOn w:val="Normal"/>
    <w:rsid w:val="00A46D9D"/>
    <w:pPr>
      <w:keepLines/>
      <w:tabs>
        <w:tab w:val="right" w:pos="9639"/>
      </w:tabs>
      <w:jc w:val="right"/>
    </w:pPr>
    <w:rPr>
      <w:bCs/>
      <w:snapToGrid w:val="0"/>
      <w:color w:val="333333"/>
      <w:sz w:val="14"/>
    </w:rPr>
  </w:style>
  <w:style w:type="paragraph" w:customStyle="1" w:styleId="Footline2">
    <w:name w:val="Foot line 2"/>
    <w:rsid w:val="00A46D9D"/>
    <w:pPr>
      <w:keepLines/>
      <w:tabs>
        <w:tab w:val="right" w:pos="9500"/>
      </w:tabs>
    </w:pPr>
    <w:rPr>
      <w:rFonts w:ascii="Arial (W1)" w:hAnsi="Arial (W1)" w:cs="Arial"/>
      <w:sz w:val="14"/>
      <w:lang w:val="en-GB"/>
    </w:rPr>
  </w:style>
  <w:style w:type="paragraph" w:customStyle="1" w:styleId="FootDirectors">
    <w:name w:val="Foot Directors"/>
    <w:basedOn w:val="Normal"/>
    <w:rsid w:val="00A46D9D"/>
    <w:pPr>
      <w:keepLines/>
      <w:tabs>
        <w:tab w:val="clear" w:pos="851"/>
        <w:tab w:val="right" w:pos="10065"/>
      </w:tabs>
      <w:jc w:val="center"/>
    </w:pPr>
    <w:rPr>
      <w:rFonts w:ascii="Verdana" w:hAnsi="Verdana" w:cs="Times New Roman"/>
      <w:caps/>
      <w:kern w:val="200"/>
      <w:sz w:val="10"/>
      <w:lang w:eastAsia="en-GB"/>
    </w:rPr>
  </w:style>
  <w:style w:type="paragraph" w:customStyle="1" w:styleId="Footline1">
    <w:name w:val="Foot line 1"/>
    <w:basedOn w:val="Normal"/>
    <w:rsid w:val="00A46D9D"/>
    <w:pPr>
      <w:keepLines/>
      <w:pBdr>
        <w:top w:val="single" w:sz="18" w:space="1" w:color="9C8A5A"/>
      </w:pBdr>
      <w:tabs>
        <w:tab w:val="clear" w:pos="851"/>
        <w:tab w:val="right" w:pos="10065"/>
      </w:tabs>
    </w:pPr>
    <w:rPr>
      <w:rFonts w:cs="Times New Roman"/>
      <w:b/>
      <w:bCs/>
      <w:caps/>
      <w:sz w:val="18"/>
      <w:lang w:eastAsia="en-GB"/>
    </w:rPr>
  </w:style>
  <w:style w:type="paragraph" w:customStyle="1" w:styleId="Footer3">
    <w:name w:val="Footer3"/>
    <w:rsid w:val="00A46D9D"/>
    <w:pPr>
      <w:tabs>
        <w:tab w:val="right" w:pos="10206"/>
      </w:tabs>
    </w:pPr>
    <w:rPr>
      <w:rFonts w:ascii="Arial" w:hAnsi="Arial" w:cs="Arial"/>
      <w:iCs/>
      <w:color w:val="333333"/>
      <w:sz w:val="14"/>
      <w:lang w:val="en-US"/>
    </w:rPr>
  </w:style>
  <w:style w:type="paragraph" w:customStyle="1" w:styleId="Style22">
    <w:name w:val="Style22"/>
    <w:basedOn w:val="Normal"/>
    <w:uiPriority w:val="99"/>
    <w:rsid w:val="00A46D9D"/>
    <w:pPr>
      <w:widowControl w:val="0"/>
      <w:tabs>
        <w:tab w:val="clear" w:pos="851"/>
      </w:tabs>
      <w:autoSpaceDE w:val="0"/>
      <w:autoSpaceDN w:val="0"/>
      <w:adjustRightInd w:val="0"/>
      <w:spacing w:line="216" w:lineRule="exact"/>
      <w:jc w:val="both"/>
    </w:pPr>
    <w:rPr>
      <w:rFonts w:cs="Times New Roman"/>
      <w:sz w:val="24"/>
      <w:szCs w:val="24"/>
      <w:lang w:val="en-US"/>
    </w:rPr>
  </w:style>
  <w:style w:type="paragraph" w:customStyle="1" w:styleId="Style24">
    <w:name w:val="Style24"/>
    <w:basedOn w:val="Normal"/>
    <w:rsid w:val="00A46D9D"/>
    <w:pPr>
      <w:widowControl w:val="0"/>
      <w:tabs>
        <w:tab w:val="clear" w:pos="851"/>
      </w:tabs>
      <w:autoSpaceDE w:val="0"/>
      <w:autoSpaceDN w:val="0"/>
      <w:adjustRightInd w:val="0"/>
      <w:spacing w:line="216" w:lineRule="exact"/>
      <w:ind w:hanging="797"/>
      <w:jc w:val="both"/>
    </w:pPr>
    <w:rPr>
      <w:rFonts w:cs="Times New Roman"/>
      <w:sz w:val="24"/>
      <w:szCs w:val="24"/>
      <w:lang w:val="en-US"/>
    </w:rPr>
  </w:style>
  <w:style w:type="character" w:customStyle="1" w:styleId="FontStyle228">
    <w:name w:val="Font Style228"/>
    <w:basedOn w:val="DefaultParagraphFont"/>
    <w:uiPriority w:val="99"/>
    <w:rsid w:val="00A46D9D"/>
    <w:rPr>
      <w:rFonts w:ascii="Arial" w:hAnsi="Arial" w:cs="Arial"/>
      <w:b/>
      <w:bCs/>
      <w:sz w:val="16"/>
      <w:szCs w:val="16"/>
    </w:rPr>
  </w:style>
  <w:style w:type="character" w:customStyle="1" w:styleId="FontStyle231">
    <w:name w:val="Font Style231"/>
    <w:basedOn w:val="DefaultParagraphFont"/>
    <w:uiPriority w:val="99"/>
    <w:rsid w:val="00A46D9D"/>
    <w:rPr>
      <w:rFonts w:ascii="Arial" w:hAnsi="Arial" w:cs="Arial"/>
      <w:sz w:val="16"/>
      <w:szCs w:val="16"/>
    </w:rPr>
  </w:style>
  <w:style w:type="paragraph" w:customStyle="1" w:styleId="Style21">
    <w:name w:val="Style21"/>
    <w:basedOn w:val="Normal"/>
    <w:rsid w:val="00A46D9D"/>
    <w:pPr>
      <w:widowControl w:val="0"/>
      <w:tabs>
        <w:tab w:val="clear" w:pos="851"/>
      </w:tabs>
      <w:autoSpaceDE w:val="0"/>
      <w:autoSpaceDN w:val="0"/>
      <w:adjustRightInd w:val="0"/>
    </w:pPr>
    <w:rPr>
      <w:rFonts w:cs="Times New Roman"/>
      <w:sz w:val="24"/>
      <w:szCs w:val="24"/>
      <w:lang w:val="en-US"/>
    </w:rPr>
  </w:style>
  <w:style w:type="paragraph" w:customStyle="1" w:styleId="Style26">
    <w:name w:val="Style26"/>
    <w:basedOn w:val="Normal"/>
    <w:uiPriority w:val="99"/>
    <w:rsid w:val="00A46D9D"/>
    <w:pPr>
      <w:widowControl w:val="0"/>
      <w:tabs>
        <w:tab w:val="clear" w:pos="851"/>
      </w:tabs>
      <w:autoSpaceDE w:val="0"/>
      <w:autoSpaceDN w:val="0"/>
      <w:adjustRightInd w:val="0"/>
    </w:pPr>
    <w:rPr>
      <w:rFonts w:cs="Times New Roman"/>
      <w:sz w:val="24"/>
      <w:szCs w:val="24"/>
      <w:lang w:val="en-US"/>
    </w:rPr>
  </w:style>
  <w:style w:type="paragraph" w:customStyle="1" w:styleId="Style29">
    <w:name w:val="Style29"/>
    <w:basedOn w:val="Normal"/>
    <w:rsid w:val="00A46D9D"/>
    <w:pPr>
      <w:widowControl w:val="0"/>
      <w:tabs>
        <w:tab w:val="clear" w:pos="851"/>
      </w:tabs>
      <w:autoSpaceDE w:val="0"/>
      <w:autoSpaceDN w:val="0"/>
      <w:adjustRightInd w:val="0"/>
    </w:pPr>
    <w:rPr>
      <w:rFonts w:cs="Times New Roman"/>
      <w:sz w:val="24"/>
      <w:szCs w:val="24"/>
      <w:lang w:val="en-US"/>
    </w:rPr>
  </w:style>
  <w:style w:type="paragraph" w:customStyle="1" w:styleId="Style31">
    <w:name w:val="Style31"/>
    <w:basedOn w:val="Normal"/>
    <w:rsid w:val="00A46D9D"/>
    <w:pPr>
      <w:widowControl w:val="0"/>
      <w:tabs>
        <w:tab w:val="clear" w:pos="851"/>
      </w:tabs>
      <w:autoSpaceDE w:val="0"/>
      <w:autoSpaceDN w:val="0"/>
      <w:adjustRightInd w:val="0"/>
      <w:jc w:val="center"/>
    </w:pPr>
    <w:rPr>
      <w:rFonts w:cs="Times New Roman"/>
      <w:sz w:val="24"/>
      <w:szCs w:val="24"/>
      <w:lang w:val="en-US"/>
    </w:rPr>
  </w:style>
  <w:style w:type="paragraph" w:customStyle="1" w:styleId="Style32">
    <w:name w:val="Style32"/>
    <w:basedOn w:val="Normal"/>
    <w:rsid w:val="00A46D9D"/>
    <w:pPr>
      <w:widowControl w:val="0"/>
      <w:tabs>
        <w:tab w:val="clear" w:pos="851"/>
      </w:tabs>
      <w:autoSpaceDE w:val="0"/>
      <w:autoSpaceDN w:val="0"/>
      <w:adjustRightInd w:val="0"/>
    </w:pPr>
    <w:rPr>
      <w:rFonts w:cs="Times New Roman"/>
      <w:sz w:val="24"/>
      <w:szCs w:val="24"/>
      <w:lang w:val="en-US"/>
    </w:rPr>
  </w:style>
  <w:style w:type="character" w:customStyle="1" w:styleId="FontStyle226">
    <w:name w:val="Font Style226"/>
    <w:basedOn w:val="DefaultParagraphFont"/>
    <w:rsid w:val="00A46D9D"/>
    <w:rPr>
      <w:rFonts w:ascii="Times New Roman" w:hAnsi="Times New Roman" w:cs="Times New Roman"/>
      <w:b/>
      <w:bCs/>
      <w:i/>
      <w:iCs/>
      <w:sz w:val="20"/>
      <w:szCs w:val="20"/>
    </w:rPr>
  </w:style>
  <w:style w:type="character" w:customStyle="1" w:styleId="FontStyle230">
    <w:name w:val="Font Style230"/>
    <w:basedOn w:val="DefaultParagraphFont"/>
    <w:uiPriority w:val="99"/>
    <w:rsid w:val="00A46D9D"/>
    <w:rPr>
      <w:rFonts w:ascii="Times New Roman" w:hAnsi="Times New Roman" w:cs="Times New Roman"/>
      <w:b/>
      <w:bCs/>
      <w:i/>
      <w:iCs/>
      <w:sz w:val="18"/>
      <w:szCs w:val="18"/>
    </w:rPr>
  </w:style>
  <w:style w:type="paragraph" w:customStyle="1" w:styleId="Style49">
    <w:name w:val="Style49"/>
    <w:basedOn w:val="Normal"/>
    <w:rsid w:val="00A46D9D"/>
    <w:pPr>
      <w:widowControl w:val="0"/>
      <w:tabs>
        <w:tab w:val="clear" w:pos="851"/>
      </w:tabs>
      <w:autoSpaceDE w:val="0"/>
      <w:autoSpaceDN w:val="0"/>
      <w:adjustRightInd w:val="0"/>
    </w:pPr>
    <w:rPr>
      <w:rFonts w:cs="Times New Roman"/>
      <w:sz w:val="24"/>
      <w:szCs w:val="24"/>
      <w:lang w:val="en-US"/>
    </w:rPr>
  </w:style>
  <w:style w:type="character" w:customStyle="1" w:styleId="FontStyle232">
    <w:name w:val="Font Style232"/>
    <w:basedOn w:val="DefaultParagraphFont"/>
    <w:rsid w:val="00A46D9D"/>
    <w:rPr>
      <w:rFonts w:ascii="Arial" w:hAnsi="Arial" w:cs="Arial"/>
      <w:b/>
      <w:bCs/>
      <w:sz w:val="12"/>
      <w:szCs w:val="12"/>
    </w:rPr>
  </w:style>
  <w:style w:type="paragraph" w:customStyle="1" w:styleId="Style14">
    <w:name w:val="Style14"/>
    <w:basedOn w:val="Normal"/>
    <w:rsid w:val="00A46D9D"/>
    <w:pPr>
      <w:widowControl w:val="0"/>
      <w:tabs>
        <w:tab w:val="clear" w:pos="851"/>
      </w:tabs>
      <w:autoSpaceDE w:val="0"/>
      <w:autoSpaceDN w:val="0"/>
      <w:adjustRightInd w:val="0"/>
      <w:jc w:val="both"/>
    </w:pPr>
    <w:rPr>
      <w:rFonts w:cs="Times New Roman"/>
      <w:sz w:val="24"/>
      <w:szCs w:val="24"/>
      <w:lang w:val="en-US"/>
    </w:rPr>
  </w:style>
  <w:style w:type="paragraph" w:customStyle="1" w:styleId="Style69">
    <w:name w:val="Style69"/>
    <w:basedOn w:val="Normal"/>
    <w:rsid w:val="00A46D9D"/>
    <w:pPr>
      <w:widowControl w:val="0"/>
      <w:tabs>
        <w:tab w:val="clear" w:pos="851"/>
      </w:tabs>
      <w:autoSpaceDE w:val="0"/>
      <w:autoSpaceDN w:val="0"/>
      <w:adjustRightInd w:val="0"/>
      <w:spacing w:line="442" w:lineRule="exact"/>
      <w:ind w:firstLine="792"/>
    </w:pPr>
    <w:rPr>
      <w:rFonts w:cs="Times New Roman"/>
      <w:sz w:val="24"/>
      <w:szCs w:val="24"/>
      <w:lang w:val="en-US"/>
    </w:rPr>
  </w:style>
  <w:style w:type="paragraph" w:customStyle="1" w:styleId="Style85">
    <w:name w:val="Style85"/>
    <w:basedOn w:val="Normal"/>
    <w:rsid w:val="00A46D9D"/>
    <w:pPr>
      <w:widowControl w:val="0"/>
      <w:tabs>
        <w:tab w:val="clear" w:pos="851"/>
      </w:tabs>
      <w:autoSpaceDE w:val="0"/>
      <w:autoSpaceDN w:val="0"/>
      <w:adjustRightInd w:val="0"/>
    </w:pPr>
    <w:rPr>
      <w:rFonts w:cs="Times New Roman"/>
      <w:sz w:val="24"/>
      <w:szCs w:val="24"/>
      <w:lang w:val="en-US"/>
    </w:rPr>
  </w:style>
  <w:style w:type="paragraph" w:customStyle="1" w:styleId="Style86">
    <w:name w:val="Style86"/>
    <w:basedOn w:val="Normal"/>
    <w:rsid w:val="00A46D9D"/>
    <w:pPr>
      <w:widowControl w:val="0"/>
      <w:tabs>
        <w:tab w:val="clear" w:pos="851"/>
      </w:tabs>
      <w:autoSpaceDE w:val="0"/>
      <w:autoSpaceDN w:val="0"/>
      <w:adjustRightInd w:val="0"/>
    </w:pPr>
    <w:rPr>
      <w:rFonts w:cs="Times New Roman"/>
      <w:sz w:val="24"/>
      <w:szCs w:val="24"/>
      <w:lang w:val="en-US"/>
    </w:rPr>
  </w:style>
  <w:style w:type="paragraph" w:customStyle="1" w:styleId="Style89">
    <w:name w:val="Style89"/>
    <w:basedOn w:val="Normal"/>
    <w:uiPriority w:val="99"/>
    <w:rsid w:val="00A46D9D"/>
    <w:pPr>
      <w:widowControl w:val="0"/>
      <w:tabs>
        <w:tab w:val="clear" w:pos="851"/>
      </w:tabs>
      <w:autoSpaceDE w:val="0"/>
      <w:autoSpaceDN w:val="0"/>
      <w:adjustRightInd w:val="0"/>
      <w:spacing w:line="216" w:lineRule="exact"/>
    </w:pPr>
    <w:rPr>
      <w:rFonts w:cs="Times New Roman"/>
      <w:sz w:val="24"/>
      <w:szCs w:val="24"/>
      <w:lang w:val="en-US"/>
    </w:rPr>
  </w:style>
  <w:style w:type="paragraph" w:customStyle="1" w:styleId="Style91">
    <w:name w:val="Style91"/>
    <w:basedOn w:val="Normal"/>
    <w:uiPriority w:val="99"/>
    <w:rsid w:val="00A46D9D"/>
    <w:pPr>
      <w:widowControl w:val="0"/>
      <w:tabs>
        <w:tab w:val="clear" w:pos="851"/>
      </w:tabs>
      <w:autoSpaceDE w:val="0"/>
      <w:autoSpaceDN w:val="0"/>
      <w:adjustRightInd w:val="0"/>
      <w:spacing w:line="216" w:lineRule="exact"/>
      <w:jc w:val="both"/>
    </w:pPr>
    <w:rPr>
      <w:rFonts w:cs="Times New Roman"/>
      <w:sz w:val="24"/>
      <w:szCs w:val="24"/>
      <w:lang w:val="en-US"/>
    </w:rPr>
  </w:style>
  <w:style w:type="character" w:customStyle="1" w:styleId="FontStyle205">
    <w:name w:val="Font Style205"/>
    <w:basedOn w:val="DefaultParagraphFont"/>
    <w:rsid w:val="00A46D9D"/>
    <w:rPr>
      <w:rFonts w:ascii="Arial" w:hAnsi="Arial" w:cs="Arial"/>
      <w:b/>
      <w:bCs/>
      <w:sz w:val="14"/>
      <w:szCs w:val="14"/>
    </w:rPr>
  </w:style>
  <w:style w:type="character" w:customStyle="1" w:styleId="FontStyle216">
    <w:name w:val="Font Style216"/>
    <w:basedOn w:val="DefaultParagraphFont"/>
    <w:rsid w:val="00A46D9D"/>
    <w:rPr>
      <w:rFonts w:ascii="Times New Roman" w:hAnsi="Times New Roman" w:cs="Times New Roman"/>
      <w:b/>
      <w:bCs/>
      <w:spacing w:val="-40"/>
      <w:sz w:val="70"/>
      <w:szCs w:val="70"/>
    </w:rPr>
  </w:style>
  <w:style w:type="paragraph" w:customStyle="1" w:styleId="Style92">
    <w:name w:val="Style92"/>
    <w:basedOn w:val="Normal"/>
    <w:uiPriority w:val="99"/>
    <w:rsid w:val="00A46D9D"/>
    <w:pPr>
      <w:widowControl w:val="0"/>
      <w:tabs>
        <w:tab w:val="clear" w:pos="851"/>
      </w:tabs>
      <w:autoSpaceDE w:val="0"/>
      <w:autoSpaceDN w:val="0"/>
      <w:adjustRightInd w:val="0"/>
      <w:spacing w:line="446" w:lineRule="exact"/>
    </w:pPr>
    <w:rPr>
      <w:rFonts w:cs="Times New Roman"/>
      <w:sz w:val="24"/>
      <w:szCs w:val="24"/>
      <w:lang w:val="en-US"/>
    </w:rPr>
  </w:style>
  <w:style w:type="paragraph" w:customStyle="1" w:styleId="Style95">
    <w:name w:val="Style95"/>
    <w:basedOn w:val="Normal"/>
    <w:rsid w:val="00A46D9D"/>
    <w:pPr>
      <w:widowControl w:val="0"/>
      <w:tabs>
        <w:tab w:val="clear" w:pos="851"/>
      </w:tabs>
      <w:autoSpaceDE w:val="0"/>
      <w:autoSpaceDN w:val="0"/>
      <w:adjustRightInd w:val="0"/>
      <w:spacing w:line="216" w:lineRule="exact"/>
    </w:pPr>
    <w:rPr>
      <w:rFonts w:cs="Times New Roman"/>
      <w:sz w:val="24"/>
      <w:szCs w:val="24"/>
      <w:lang w:val="en-US"/>
    </w:rPr>
  </w:style>
  <w:style w:type="paragraph" w:customStyle="1" w:styleId="Style103">
    <w:name w:val="Style103"/>
    <w:basedOn w:val="Normal"/>
    <w:rsid w:val="00A46D9D"/>
    <w:pPr>
      <w:widowControl w:val="0"/>
      <w:tabs>
        <w:tab w:val="clear" w:pos="851"/>
      </w:tabs>
      <w:autoSpaceDE w:val="0"/>
      <w:autoSpaceDN w:val="0"/>
      <w:adjustRightInd w:val="0"/>
      <w:spacing w:line="442" w:lineRule="exact"/>
    </w:pPr>
    <w:rPr>
      <w:rFonts w:cs="Times New Roman"/>
      <w:sz w:val="24"/>
      <w:szCs w:val="24"/>
      <w:lang w:val="en-US"/>
    </w:rPr>
  </w:style>
  <w:style w:type="paragraph" w:customStyle="1" w:styleId="Style13">
    <w:name w:val="Style13"/>
    <w:basedOn w:val="Normal"/>
    <w:rsid w:val="00A46D9D"/>
    <w:pPr>
      <w:widowControl w:val="0"/>
      <w:tabs>
        <w:tab w:val="clear" w:pos="851"/>
      </w:tabs>
      <w:autoSpaceDE w:val="0"/>
      <w:autoSpaceDN w:val="0"/>
      <w:adjustRightInd w:val="0"/>
    </w:pPr>
    <w:rPr>
      <w:rFonts w:cs="Times New Roman"/>
      <w:sz w:val="24"/>
      <w:szCs w:val="24"/>
      <w:lang w:val="en-US"/>
    </w:rPr>
  </w:style>
  <w:style w:type="paragraph" w:customStyle="1" w:styleId="Style96">
    <w:name w:val="Style96"/>
    <w:basedOn w:val="Normal"/>
    <w:rsid w:val="00A46D9D"/>
    <w:pPr>
      <w:widowControl w:val="0"/>
      <w:tabs>
        <w:tab w:val="clear" w:pos="851"/>
      </w:tabs>
      <w:autoSpaceDE w:val="0"/>
      <w:autoSpaceDN w:val="0"/>
      <w:adjustRightInd w:val="0"/>
      <w:spacing w:line="274" w:lineRule="exact"/>
      <w:jc w:val="center"/>
    </w:pPr>
    <w:rPr>
      <w:rFonts w:cs="Times New Roman"/>
      <w:sz w:val="24"/>
      <w:szCs w:val="24"/>
      <w:lang w:val="en-US"/>
    </w:rPr>
  </w:style>
  <w:style w:type="character" w:customStyle="1" w:styleId="FontStyle175">
    <w:name w:val="Font Style175"/>
    <w:basedOn w:val="DefaultParagraphFont"/>
    <w:rsid w:val="00A46D9D"/>
    <w:rPr>
      <w:rFonts w:ascii="Arial" w:hAnsi="Arial" w:cs="Arial"/>
      <w:b/>
      <w:bCs/>
      <w:sz w:val="20"/>
      <w:szCs w:val="20"/>
    </w:rPr>
  </w:style>
  <w:style w:type="paragraph" w:customStyle="1" w:styleId="Style105">
    <w:name w:val="Style105"/>
    <w:basedOn w:val="Normal"/>
    <w:rsid w:val="00A46D9D"/>
    <w:pPr>
      <w:widowControl w:val="0"/>
      <w:tabs>
        <w:tab w:val="clear" w:pos="851"/>
      </w:tabs>
      <w:autoSpaceDE w:val="0"/>
      <w:autoSpaceDN w:val="0"/>
      <w:adjustRightInd w:val="0"/>
    </w:pPr>
    <w:rPr>
      <w:rFonts w:cs="Times New Roman"/>
      <w:sz w:val="24"/>
      <w:szCs w:val="24"/>
      <w:lang w:val="en-US"/>
    </w:rPr>
  </w:style>
  <w:style w:type="character" w:customStyle="1" w:styleId="FontStyle227">
    <w:name w:val="Font Style227"/>
    <w:basedOn w:val="DefaultParagraphFont"/>
    <w:rsid w:val="00A46D9D"/>
    <w:rPr>
      <w:rFonts w:ascii="Arial" w:hAnsi="Arial" w:cs="Arial"/>
      <w:smallCaps/>
      <w:sz w:val="16"/>
      <w:szCs w:val="16"/>
    </w:rPr>
  </w:style>
  <w:style w:type="paragraph" w:customStyle="1" w:styleId="footdetail">
    <w:name w:val="footdetail"/>
    <w:basedOn w:val="Footer"/>
    <w:rsid w:val="00A46D9D"/>
    <w:pPr>
      <w:keepLines/>
      <w:tabs>
        <w:tab w:val="left" w:pos="4253"/>
      </w:tabs>
      <w:spacing w:line="240" w:lineRule="auto"/>
      <w:ind w:left="3969"/>
    </w:pPr>
    <w:rPr>
      <w:i/>
      <w:color w:val="000000"/>
      <w:sz w:val="15"/>
      <w:szCs w:val="20"/>
      <w:lang w:val="en-US" w:eastAsia="en-GB"/>
    </w:rPr>
  </w:style>
  <w:style w:type="paragraph" w:customStyle="1" w:styleId="Footer20">
    <w:name w:val="Footer2"/>
    <w:basedOn w:val="Footer"/>
    <w:rsid w:val="00A46D9D"/>
    <w:pPr>
      <w:framePr w:w="9483" w:hSpace="180" w:wrap="around" w:vAnchor="text" w:hAnchor="page" w:x="1441" w:y="-1539"/>
      <w:tabs>
        <w:tab w:val="left" w:pos="3828"/>
        <w:tab w:val="left" w:pos="4111"/>
        <w:tab w:val="center" w:pos="4153"/>
        <w:tab w:val="right" w:pos="8306"/>
      </w:tabs>
      <w:spacing w:before="120" w:after="60" w:line="240" w:lineRule="auto"/>
    </w:pPr>
    <w:rPr>
      <w:color w:val="002740"/>
      <w:sz w:val="14"/>
      <w:szCs w:val="20"/>
      <w:lang w:val="it-IT" w:eastAsia="en-GB"/>
    </w:rPr>
  </w:style>
  <w:style w:type="character" w:customStyle="1" w:styleId="Bullet1CharChar">
    <w:name w:val="Bullet1 Char Char"/>
    <w:basedOn w:val="DefaultParagraphFont"/>
    <w:locked/>
    <w:rsid w:val="00A46D9D"/>
    <w:rPr>
      <w:rFonts w:ascii="Arial" w:hAnsi="Arial" w:cs="Arial"/>
      <w:bCs/>
      <w:lang w:val="en-GB" w:eastAsia="en-US"/>
    </w:rPr>
  </w:style>
  <w:style w:type="paragraph" w:customStyle="1" w:styleId="Heading3Arial">
    <w:name w:val="Heading 3 + Arial"/>
    <w:basedOn w:val="Heading3"/>
    <w:rsid w:val="00A46D9D"/>
    <w:pPr>
      <w:numPr>
        <w:ilvl w:val="0"/>
        <w:numId w:val="0"/>
      </w:numPr>
      <w:tabs>
        <w:tab w:val="num" w:pos="851"/>
      </w:tabs>
      <w:spacing w:line="240" w:lineRule="auto"/>
      <w:ind w:left="851" w:hanging="851"/>
    </w:pPr>
    <w:rPr>
      <w:color w:val="333333"/>
    </w:rPr>
  </w:style>
  <w:style w:type="paragraph" w:customStyle="1" w:styleId="HeadingBlock26pt">
    <w:name w:val="Heading_Block + 26 pt"/>
    <w:basedOn w:val="HeadingBlock"/>
    <w:rsid w:val="00A46D9D"/>
    <w:rPr>
      <w:rFonts w:ascii="Arial (W1)" w:hAnsi="Arial (W1)"/>
      <w:color w:val="333333"/>
    </w:rPr>
  </w:style>
  <w:style w:type="paragraph" w:customStyle="1" w:styleId="ParNO2">
    <w:name w:val="ParNO2"/>
    <w:basedOn w:val="Heading3"/>
    <w:rsid w:val="00A46D9D"/>
    <w:pPr>
      <w:numPr>
        <w:numId w:val="19"/>
      </w:numPr>
      <w:spacing w:before="120" w:line="240" w:lineRule="auto"/>
    </w:pPr>
    <w:rPr>
      <w:rFonts w:ascii="Arial (W1)" w:hAnsi="Arial (W1)"/>
      <w:b w:val="0"/>
      <w:bCs/>
      <w:iCs/>
      <w:sz w:val="20"/>
      <w:szCs w:val="26"/>
    </w:rPr>
  </w:style>
  <w:style w:type="paragraph" w:customStyle="1" w:styleId="TBLE">
    <w:name w:val="TBLE"/>
    <w:basedOn w:val="Table"/>
    <w:rsid w:val="00A46D9D"/>
    <w:pPr>
      <w:spacing w:before="40" w:after="40" w:line="240" w:lineRule="auto"/>
    </w:pPr>
    <w:rPr>
      <w:rFonts w:ascii="Arial (W1)" w:hAnsi="Arial (W1)" w:cs="Times New Roman"/>
      <w:color w:val="auto"/>
      <w:sz w:val="18"/>
      <w:lang w:eastAsia="en-US"/>
    </w:rPr>
  </w:style>
  <w:style w:type="paragraph" w:styleId="PlainText">
    <w:name w:val="Plain Text"/>
    <w:basedOn w:val="Normal"/>
    <w:link w:val="PlainTextChar"/>
    <w:rsid w:val="00A46D9D"/>
    <w:pPr>
      <w:tabs>
        <w:tab w:val="clear" w:pos="851"/>
      </w:tabs>
    </w:pPr>
    <w:rPr>
      <w:rFonts w:ascii="Courier New" w:hAnsi="Courier New" w:cs="Courier New"/>
      <w:lang w:val="en-US"/>
    </w:rPr>
  </w:style>
  <w:style w:type="character" w:customStyle="1" w:styleId="PlainTextChar">
    <w:name w:val="Plain Text Char"/>
    <w:basedOn w:val="DefaultParagraphFont"/>
    <w:link w:val="PlainText"/>
    <w:rsid w:val="00A46D9D"/>
    <w:rPr>
      <w:rFonts w:ascii="Courier New" w:hAnsi="Courier New" w:cs="Courier New"/>
      <w:lang w:val="en-US"/>
    </w:rPr>
  </w:style>
  <w:style w:type="character" w:customStyle="1" w:styleId="Para2Char">
    <w:name w:val="Para2 Char"/>
    <w:basedOn w:val="Para1Char"/>
    <w:rsid w:val="00A46D9D"/>
    <w:rPr>
      <w:rFonts w:ascii="Arial (W1)" w:hAnsi="Arial (W1)" w:cs="Arial"/>
      <w:bCs/>
      <w:lang w:val="en-US" w:eastAsia="en-US" w:bidi="ar-SA"/>
    </w:rPr>
  </w:style>
  <w:style w:type="table" w:customStyle="1" w:styleId="TableGrid1">
    <w:name w:val="Table Grid1"/>
    <w:basedOn w:val="TableNormal"/>
    <w:next w:val="TableGrid"/>
    <w:rsid w:val="00A46D9D"/>
    <w:rPr>
      <w:rFonts w:ascii="Arial" w:hAnsi="Arial"/>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6D9D"/>
    <w:pPr>
      <w:keepLines/>
      <w:numPr>
        <w:numId w:val="0"/>
      </w:numPr>
      <w:spacing w:before="480" w:after="0" w:line="276" w:lineRule="auto"/>
      <w:outlineLvl w:val="9"/>
    </w:pPr>
    <w:rPr>
      <w:rFonts w:asciiTheme="majorHAnsi" w:eastAsiaTheme="majorEastAsia" w:hAnsiTheme="majorHAnsi" w:cstheme="majorBidi"/>
      <w:caps w:val="0"/>
      <w:color w:val="365F91" w:themeColor="accent1" w:themeShade="BF"/>
      <w:sz w:val="28"/>
      <w:szCs w:val="28"/>
      <w:lang w:val="en-US" w:eastAsia="ja-JP"/>
    </w:rPr>
  </w:style>
  <w:style w:type="paragraph" w:customStyle="1" w:styleId="AddressFooter">
    <w:name w:val="Address Footer"/>
    <w:qFormat/>
    <w:rsid w:val="00A46D9D"/>
    <w:rPr>
      <w:rFonts w:ascii="Arial" w:hAnsi="Arial" w:cs="Arial"/>
      <w:bCs/>
      <w:sz w:val="15"/>
      <w:szCs w:val="15"/>
      <w:lang w:val="en-US"/>
    </w:rPr>
  </w:style>
  <w:style w:type="character" w:styleId="Emphasis">
    <w:name w:val="Emphasis"/>
    <w:basedOn w:val="DefaultParagraphFont"/>
    <w:uiPriority w:val="20"/>
    <w:qFormat/>
    <w:rsid w:val="00A46D9D"/>
    <w:rPr>
      <w:i/>
      <w:iCs/>
    </w:rPr>
  </w:style>
  <w:style w:type="character" w:customStyle="1" w:styleId="tw4winExternal">
    <w:name w:val="tw4winExternal"/>
    <w:rsid w:val="00A46D9D"/>
    <w:rPr>
      <w:rFonts w:ascii="Courier New" w:hAnsi="Courier New" w:cs="Courier New"/>
      <w:color w:val="808080"/>
      <w:lang w:val="en-GB" w:eastAsia="en-GB"/>
    </w:rPr>
  </w:style>
  <w:style w:type="paragraph" w:styleId="List2">
    <w:name w:val="List 2"/>
    <w:basedOn w:val="Normal"/>
    <w:rsid w:val="00A46D9D"/>
    <w:pPr>
      <w:widowControl w:val="0"/>
      <w:tabs>
        <w:tab w:val="clear" w:pos="851"/>
      </w:tabs>
      <w:adjustRightInd w:val="0"/>
      <w:spacing w:line="360" w:lineRule="atLeast"/>
      <w:ind w:left="566" w:hanging="283"/>
      <w:jc w:val="both"/>
      <w:textAlignment w:val="baseline"/>
    </w:pPr>
    <w:rPr>
      <w:rFonts w:ascii="Times New Roman" w:hAnsi="Times New Roman" w:cs="Times New Roman"/>
      <w:color w:val="000000"/>
      <w:sz w:val="22"/>
      <w:szCs w:val="24"/>
      <w:lang w:val="it-IT" w:eastAsia="it-IT"/>
    </w:rPr>
  </w:style>
  <w:style w:type="paragraph" w:customStyle="1" w:styleId="Figures">
    <w:name w:val="Figures"/>
    <w:basedOn w:val="Caption"/>
    <w:link w:val="FiguresChar"/>
    <w:qFormat/>
    <w:rsid w:val="00A46D9D"/>
  </w:style>
  <w:style w:type="character" w:customStyle="1" w:styleId="FiguresChar">
    <w:name w:val="Figures Char"/>
    <w:basedOn w:val="CaptionChar"/>
    <w:link w:val="Figures"/>
    <w:rsid w:val="00A46D9D"/>
    <w:rPr>
      <w:rFonts w:ascii="Arial Bold" w:hAnsi="Arial Bold"/>
      <w:b/>
      <w:sz w:val="18"/>
      <w:lang w:val="en-GB"/>
    </w:rPr>
  </w:style>
  <w:style w:type="character" w:styleId="UnresolvedMention">
    <w:name w:val="Unresolved Mention"/>
    <w:basedOn w:val="DefaultParagraphFont"/>
    <w:uiPriority w:val="99"/>
    <w:semiHidden/>
    <w:unhideWhenUsed/>
    <w:rsid w:val="00EC2850"/>
    <w:rPr>
      <w:color w:val="605E5C"/>
      <w:shd w:val="clear" w:color="auto" w:fill="E1DFDD"/>
    </w:rPr>
  </w:style>
  <w:style w:type="paragraph" w:styleId="NormalWeb">
    <w:name w:val="Normal (Web)"/>
    <w:basedOn w:val="Normal"/>
    <w:uiPriority w:val="99"/>
    <w:semiHidden/>
    <w:unhideWhenUsed/>
    <w:rsid w:val="00831F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0567">
      <w:bodyDiv w:val="1"/>
      <w:marLeft w:val="0"/>
      <w:marRight w:val="0"/>
      <w:marTop w:val="0"/>
      <w:marBottom w:val="0"/>
      <w:divBdr>
        <w:top w:val="none" w:sz="0" w:space="0" w:color="auto"/>
        <w:left w:val="none" w:sz="0" w:space="0" w:color="auto"/>
        <w:bottom w:val="none" w:sz="0" w:space="0" w:color="auto"/>
        <w:right w:val="none" w:sz="0" w:space="0" w:color="auto"/>
      </w:divBdr>
    </w:div>
    <w:div w:id="309406149">
      <w:bodyDiv w:val="1"/>
      <w:marLeft w:val="0"/>
      <w:marRight w:val="0"/>
      <w:marTop w:val="0"/>
      <w:marBottom w:val="0"/>
      <w:divBdr>
        <w:top w:val="none" w:sz="0" w:space="0" w:color="auto"/>
        <w:left w:val="none" w:sz="0" w:space="0" w:color="auto"/>
        <w:bottom w:val="none" w:sz="0" w:space="0" w:color="auto"/>
        <w:right w:val="none" w:sz="0" w:space="0" w:color="auto"/>
      </w:divBdr>
    </w:div>
    <w:div w:id="341399094">
      <w:bodyDiv w:val="1"/>
      <w:marLeft w:val="0"/>
      <w:marRight w:val="0"/>
      <w:marTop w:val="0"/>
      <w:marBottom w:val="0"/>
      <w:divBdr>
        <w:top w:val="none" w:sz="0" w:space="0" w:color="auto"/>
        <w:left w:val="none" w:sz="0" w:space="0" w:color="auto"/>
        <w:bottom w:val="none" w:sz="0" w:space="0" w:color="auto"/>
        <w:right w:val="none" w:sz="0" w:space="0" w:color="auto"/>
      </w:divBdr>
    </w:div>
    <w:div w:id="400563598">
      <w:bodyDiv w:val="1"/>
      <w:marLeft w:val="0"/>
      <w:marRight w:val="0"/>
      <w:marTop w:val="0"/>
      <w:marBottom w:val="0"/>
      <w:divBdr>
        <w:top w:val="none" w:sz="0" w:space="0" w:color="auto"/>
        <w:left w:val="none" w:sz="0" w:space="0" w:color="auto"/>
        <w:bottom w:val="none" w:sz="0" w:space="0" w:color="auto"/>
        <w:right w:val="none" w:sz="0" w:space="0" w:color="auto"/>
      </w:divBdr>
    </w:div>
    <w:div w:id="564685720">
      <w:bodyDiv w:val="1"/>
      <w:marLeft w:val="0"/>
      <w:marRight w:val="0"/>
      <w:marTop w:val="0"/>
      <w:marBottom w:val="0"/>
      <w:divBdr>
        <w:top w:val="none" w:sz="0" w:space="0" w:color="auto"/>
        <w:left w:val="none" w:sz="0" w:space="0" w:color="auto"/>
        <w:bottom w:val="none" w:sz="0" w:space="0" w:color="auto"/>
        <w:right w:val="none" w:sz="0" w:space="0" w:color="auto"/>
      </w:divBdr>
    </w:div>
    <w:div w:id="710113335">
      <w:bodyDiv w:val="1"/>
      <w:marLeft w:val="0"/>
      <w:marRight w:val="0"/>
      <w:marTop w:val="0"/>
      <w:marBottom w:val="0"/>
      <w:divBdr>
        <w:top w:val="none" w:sz="0" w:space="0" w:color="auto"/>
        <w:left w:val="none" w:sz="0" w:space="0" w:color="auto"/>
        <w:bottom w:val="none" w:sz="0" w:space="0" w:color="auto"/>
        <w:right w:val="none" w:sz="0" w:space="0" w:color="auto"/>
      </w:divBdr>
    </w:div>
    <w:div w:id="866143128">
      <w:bodyDiv w:val="1"/>
      <w:marLeft w:val="0"/>
      <w:marRight w:val="0"/>
      <w:marTop w:val="0"/>
      <w:marBottom w:val="0"/>
      <w:divBdr>
        <w:top w:val="none" w:sz="0" w:space="0" w:color="auto"/>
        <w:left w:val="none" w:sz="0" w:space="0" w:color="auto"/>
        <w:bottom w:val="none" w:sz="0" w:space="0" w:color="auto"/>
        <w:right w:val="none" w:sz="0" w:space="0" w:color="auto"/>
      </w:divBdr>
    </w:div>
    <w:div w:id="898632859">
      <w:bodyDiv w:val="1"/>
      <w:marLeft w:val="0"/>
      <w:marRight w:val="0"/>
      <w:marTop w:val="0"/>
      <w:marBottom w:val="0"/>
      <w:divBdr>
        <w:top w:val="none" w:sz="0" w:space="0" w:color="auto"/>
        <w:left w:val="none" w:sz="0" w:space="0" w:color="auto"/>
        <w:bottom w:val="none" w:sz="0" w:space="0" w:color="auto"/>
        <w:right w:val="none" w:sz="0" w:space="0" w:color="auto"/>
      </w:divBdr>
    </w:div>
    <w:div w:id="1015960434">
      <w:bodyDiv w:val="1"/>
      <w:marLeft w:val="0"/>
      <w:marRight w:val="0"/>
      <w:marTop w:val="0"/>
      <w:marBottom w:val="0"/>
      <w:divBdr>
        <w:top w:val="none" w:sz="0" w:space="0" w:color="auto"/>
        <w:left w:val="none" w:sz="0" w:space="0" w:color="auto"/>
        <w:bottom w:val="none" w:sz="0" w:space="0" w:color="auto"/>
        <w:right w:val="none" w:sz="0" w:space="0" w:color="auto"/>
      </w:divBdr>
    </w:div>
    <w:div w:id="1041904791">
      <w:bodyDiv w:val="1"/>
      <w:marLeft w:val="0"/>
      <w:marRight w:val="0"/>
      <w:marTop w:val="0"/>
      <w:marBottom w:val="0"/>
      <w:divBdr>
        <w:top w:val="none" w:sz="0" w:space="0" w:color="auto"/>
        <w:left w:val="none" w:sz="0" w:space="0" w:color="auto"/>
        <w:bottom w:val="none" w:sz="0" w:space="0" w:color="auto"/>
        <w:right w:val="none" w:sz="0" w:space="0" w:color="auto"/>
      </w:divBdr>
      <w:divsChild>
        <w:div w:id="5133917">
          <w:marLeft w:val="0"/>
          <w:marRight w:val="0"/>
          <w:marTop w:val="0"/>
          <w:marBottom w:val="0"/>
          <w:divBdr>
            <w:top w:val="none" w:sz="0" w:space="0" w:color="auto"/>
            <w:left w:val="none" w:sz="0" w:space="0" w:color="auto"/>
            <w:bottom w:val="none" w:sz="0" w:space="0" w:color="auto"/>
            <w:right w:val="none" w:sz="0" w:space="0" w:color="auto"/>
          </w:divBdr>
        </w:div>
        <w:div w:id="5718004">
          <w:marLeft w:val="0"/>
          <w:marRight w:val="0"/>
          <w:marTop w:val="0"/>
          <w:marBottom w:val="0"/>
          <w:divBdr>
            <w:top w:val="none" w:sz="0" w:space="0" w:color="auto"/>
            <w:left w:val="none" w:sz="0" w:space="0" w:color="auto"/>
            <w:bottom w:val="none" w:sz="0" w:space="0" w:color="auto"/>
            <w:right w:val="none" w:sz="0" w:space="0" w:color="auto"/>
          </w:divBdr>
        </w:div>
        <w:div w:id="113909156">
          <w:marLeft w:val="0"/>
          <w:marRight w:val="0"/>
          <w:marTop w:val="0"/>
          <w:marBottom w:val="0"/>
          <w:divBdr>
            <w:top w:val="none" w:sz="0" w:space="0" w:color="auto"/>
            <w:left w:val="none" w:sz="0" w:space="0" w:color="auto"/>
            <w:bottom w:val="none" w:sz="0" w:space="0" w:color="auto"/>
            <w:right w:val="none" w:sz="0" w:space="0" w:color="auto"/>
          </w:divBdr>
        </w:div>
        <w:div w:id="203292688">
          <w:marLeft w:val="0"/>
          <w:marRight w:val="0"/>
          <w:marTop w:val="0"/>
          <w:marBottom w:val="0"/>
          <w:divBdr>
            <w:top w:val="none" w:sz="0" w:space="0" w:color="auto"/>
            <w:left w:val="none" w:sz="0" w:space="0" w:color="auto"/>
            <w:bottom w:val="none" w:sz="0" w:space="0" w:color="auto"/>
            <w:right w:val="none" w:sz="0" w:space="0" w:color="auto"/>
          </w:divBdr>
        </w:div>
        <w:div w:id="321585819">
          <w:marLeft w:val="0"/>
          <w:marRight w:val="0"/>
          <w:marTop w:val="0"/>
          <w:marBottom w:val="0"/>
          <w:divBdr>
            <w:top w:val="none" w:sz="0" w:space="0" w:color="auto"/>
            <w:left w:val="none" w:sz="0" w:space="0" w:color="auto"/>
            <w:bottom w:val="none" w:sz="0" w:space="0" w:color="auto"/>
            <w:right w:val="none" w:sz="0" w:space="0" w:color="auto"/>
          </w:divBdr>
        </w:div>
        <w:div w:id="715735906">
          <w:marLeft w:val="0"/>
          <w:marRight w:val="0"/>
          <w:marTop w:val="0"/>
          <w:marBottom w:val="0"/>
          <w:divBdr>
            <w:top w:val="none" w:sz="0" w:space="0" w:color="auto"/>
            <w:left w:val="none" w:sz="0" w:space="0" w:color="auto"/>
            <w:bottom w:val="none" w:sz="0" w:space="0" w:color="auto"/>
            <w:right w:val="none" w:sz="0" w:space="0" w:color="auto"/>
          </w:divBdr>
        </w:div>
        <w:div w:id="1032806126">
          <w:marLeft w:val="0"/>
          <w:marRight w:val="0"/>
          <w:marTop w:val="0"/>
          <w:marBottom w:val="0"/>
          <w:divBdr>
            <w:top w:val="none" w:sz="0" w:space="0" w:color="auto"/>
            <w:left w:val="none" w:sz="0" w:space="0" w:color="auto"/>
            <w:bottom w:val="none" w:sz="0" w:space="0" w:color="auto"/>
            <w:right w:val="none" w:sz="0" w:space="0" w:color="auto"/>
          </w:divBdr>
        </w:div>
        <w:div w:id="1100564962">
          <w:marLeft w:val="0"/>
          <w:marRight w:val="0"/>
          <w:marTop w:val="0"/>
          <w:marBottom w:val="0"/>
          <w:divBdr>
            <w:top w:val="none" w:sz="0" w:space="0" w:color="auto"/>
            <w:left w:val="none" w:sz="0" w:space="0" w:color="auto"/>
            <w:bottom w:val="none" w:sz="0" w:space="0" w:color="auto"/>
            <w:right w:val="none" w:sz="0" w:space="0" w:color="auto"/>
          </w:divBdr>
        </w:div>
        <w:div w:id="1176921355">
          <w:marLeft w:val="0"/>
          <w:marRight w:val="0"/>
          <w:marTop w:val="0"/>
          <w:marBottom w:val="0"/>
          <w:divBdr>
            <w:top w:val="none" w:sz="0" w:space="0" w:color="auto"/>
            <w:left w:val="none" w:sz="0" w:space="0" w:color="auto"/>
            <w:bottom w:val="none" w:sz="0" w:space="0" w:color="auto"/>
            <w:right w:val="none" w:sz="0" w:space="0" w:color="auto"/>
          </w:divBdr>
        </w:div>
        <w:div w:id="1537231023">
          <w:marLeft w:val="0"/>
          <w:marRight w:val="0"/>
          <w:marTop w:val="0"/>
          <w:marBottom w:val="0"/>
          <w:divBdr>
            <w:top w:val="none" w:sz="0" w:space="0" w:color="auto"/>
            <w:left w:val="none" w:sz="0" w:space="0" w:color="auto"/>
            <w:bottom w:val="none" w:sz="0" w:space="0" w:color="auto"/>
            <w:right w:val="none" w:sz="0" w:space="0" w:color="auto"/>
          </w:divBdr>
        </w:div>
        <w:div w:id="1592199163">
          <w:marLeft w:val="0"/>
          <w:marRight w:val="0"/>
          <w:marTop w:val="0"/>
          <w:marBottom w:val="0"/>
          <w:divBdr>
            <w:top w:val="none" w:sz="0" w:space="0" w:color="auto"/>
            <w:left w:val="none" w:sz="0" w:space="0" w:color="auto"/>
            <w:bottom w:val="none" w:sz="0" w:space="0" w:color="auto"/>
            <w:right w:val="none" w:sz="0" w:space="0" w:color="auto"/>
          </w:divBdr>
        </w:div>
        <w:div w:id="1662467261">
          <w:marLeft w:val="0"/>
          <w:marRight w:val="0"/>
          <w:marTop w:val="0"/>
          <w:marBottom w:val="0"/>
          <w:divBdr>
            <w:top w:val="none" w:sz="0" w:space="0" w:color="auto"/>
            <w:left w:val="none" w:sz="0" w:space="0" w:color="auto"/>
            <w:bottom w:val="none" w:sz="0" w:space="0" w:color="auto"/>
            <w:right w:val="none" w:sz="0" w:space="0" w:color="auto"/>
          </w:divBdr>
        </w:div>
        <w:div w:id="1705401717">
          <w:marLeft w:val="0"/>
          <w:marRight w:val="0"/>
          <w:marTop w:val="0"/>
          <w:marBottom w:val="0"/>
          <w:divBdr>
            <w:top w:val="none" w:sz="0" w:space="0" w:color="auto"/>
            <w:left w:val="none" w:sz="0" w:space="0" w:color="auto"/>
            <w:bottom w:val="none" w:sz="0" w:space="0" w:color="auto"/>
            <w:right w:val="none" w:sz="0" w:space="0" w:color="auto"/>
          </w:divBdr>
        </w:div>
        <w:div w:id="1740404627">
          <w:marLeft w:val="0"/>
          <w:marRight w:val="0"/>
          <w:marTop w:val="0"/>
          <w:marBottom w:val="0"/>
          <w:divBdr>
            <w:top w:val="none" w:sz="0" w:space="0" w:color="auto"/>
            <w:left w:val="none" w:sz="0" w:space="0" w:color="auto"/>
            <w:bottom w:val="none" w:sz="0" w:space="0" w:color="auto"/>
            <w:right w:val="none" w:sz="0" w:space="0" w:color="auto"/>
          </w:divBdr>
        </w:div>
        <w:div w:id="1846242677">
          <w:marLeft w:val="0"/>
          <w:marRight w:val="0"/>
          <w:marTop w:val="0"/>
          <w:marBottom w:val="0"/>
          <w:divBdr>
            <w:top w:val="none" w:sz="0" w:space="0" w:color="auto"/>
            <w:left w:val="none" w:sz="0" w:space="0" w:color="auto"/>
            <w:bottom w:val="none" w:sz="0" w:space="0" w:color="auto"/>
            <w:right w:val="none" w:sz="0" w:space="0" w:color="auto"/>
          </w:divBdr>
        </w:div>
        <w:div w:id="1958877109">
          <w:marLeft w:val="0"/>
          <w:marRight w:val="0"/>
          <w:marTop w:val="0"/>
          <w:marBottom w:val="0"/>
          <w:divBdr>
            <w:top w:val="none" w:sz="0" w:space="0" w:color="auto"/>
            <w:left w:val="none" w:sz="0" w:space="0" w:color="auto"/>
            <w:bottom w:val="none" w:sz="0" w:space="0" w:color="auto"/>
            <w:right w:val="none" w:sz="0" w:space="0" w:color="auto"/>
          </w:divBdr>
        </w:div>
        <w:div w:id="2009480445">
          <w:marLeft w:val="0"/>
          <w:marRight w:val="0"/>
          <w:marTop w:val="0"/>
          <w:marBottom w:val="0"/>
          <w:divBdr>
            <w:top w:val="none" w:sz="0" w:space="0" w:color="auto"/>
            <w:left w:val="none" w:sz="0" w:space="0" w:color="auto"/>
            <w:bottom w:val="none" w:sz="0" w:space="0" w:color="auto"/>
            <w:right w:val="none" w:sz="0" w:space="0" w:color="auto"/>
          </w:divBdr>
        </w:div>
        <w:div w:id="2034530095">
          <w:marLeft w:val="0"/>
          <w:marRight w:val="0"/>
          <w:marTop w:val="0"/>
          <w:marBottom w:val="0"/>
          <w:divBdr>
            <w:top w:val="none" w:sz="0" w:space="0" w:color="auto"/>
            <w:left w:val="none" w:sz="0" w:space="0" w:color="auto"/>
            <w:bottom w:val="none" w:sz="0" w:space="0" w:color="auto"/>
            <w:right w:val="none" w:sz="0" w:space="0" w:color="auto"/>
          </w:divBdr>
        </w:div>
        <w:div w:id="2101489780">
          <w:marLeft w:val="0"/>
          <w:marRight w:val="0"/>
          <w:marTop w:val="0"/>
          <w:marBottom w:val="0"/>
          <w:divBdr>
            <w:top w:val="none" w:sz="0" w:space="0" w:color="auto"/>
            <w:left w:val="none" w:sz="0" w:space="0" w:color="auto"/>
            <w:bottom w:val="none" w:sz="0" w:space="0" w:color="auto"/>
            <w:right w:val="none" w:sz="0" w:space="0" w:color="auto"/>
          </w:divBdr>
        </w:div>
        <w:div w:id="2132284053">
          <w:marLeft w:val="0"/>
          <w:marRight w:val="0"/>
          <w:marTop w:val="0"/>
          <w:marBottom w:val="0"/>
          <w:divBdr>
            <w:top w:val="none" w:sz="0" w:space="0" w:color="auto"/>
            <w:left w:val="none" w:sz="0" w:space="0" w:color="auto"/>
            <w:bottom w:val="none" w:sz="0" w:space="0" w:color="auto"/>
            <w:right w:val="none" w:sz="0" w:space="0" w:color="auto"/>
          </w:divBdr>
        </w:div>
      </w:divsChild>
    </w:div>
    <w:div w:id="1446459226">
      <w:bodyDiv w:val="1"/>
      <w:marLeft w:val="0"/>
      <w:marRight w:val="0"/>
      <w:marTop w:val="0"/>
      <w:marBottom w:val="0"/>
      <w:divBdr>
        <w:top w:val="none" w:sz="0" w:space="0" w:color="auto"/>
        <w:left w:val="none" w:sz="0" w:space="0" w:color="auto"/>
        <w:bottom w:val="none" w:sz="0" w:space="0" w:color="auto"/>
        <w:right w:val="none" w:sz="0" w:space="0" w:color="auto"/>
      </w:divBdr>
    </w:div>
    <w:div w:id="1496067504">
      <w:bodyDiv w:val="1"/>
      <w:marLeft w:val="0"/>
      <w:marRight w:val="0"/>
      <w:marTop w:val="0"/>
      <w:marBottom w:val="0"/>
      <w:divBdr>
        <w:top w:val="none" w:sz="0" w:space="0" w:color="auto"/>
        <w:left w:val="none" w:sz="0" w:space="0" w:color="auto"/>
        <w:bottom w:val="none" w:sz="0" w:space="0" w:color="auto"/>
        <w:right w:val="none" w:sz="0" w:space="0" w:color="auto"/>
      </w:divBdr>
    </w:div>
    <w:div w:id="152398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header" Target="header3.xml"/><Relationship Id="rId30" Type="http://schemas.microsoft.com/office/2011/relationships/people" Target="people.xml"/></Relationships>
</file>

<file path=word/_rels/footer2.xml.rels><?xml version="1.0" encoding="UTF-8" standalone="yes"?>
<Relationships xmlns="http://schemas.openxmlformats.org/package/2006/relationships"><Relationship Id="rId2" Type="http://schemas.openxmlformats.org/officeDocument/2006/relationships/hyperlink" Target="http://www.afrinov.co.za" TargetMode="External"/><Relationship Id="rId1" Type="http://schemas.openxmlformats.org/officeDocument/2006/relationships/hyperlink" Target="mailto:admin@afrinov.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Management%20System\TP%20Internal%20Procedur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A31CDC0300E74989900558F35DDCB2" ma:contentTypeVersion="16" ma:contentTypeDescription="Create a new document." ma:contentTypeScope="" ma:versionID="0ce3bcbf47521554d3a0a8b8661b10c7">
  <xsd:schema xmlns:xsd="http://www.w3.org/2001/XMLSchema" xmlns:xs="http://www.w3.org/2001/XMLSchema" xmlns:p="http://schemas.microsoft.com/office/2006/metadata/properties" xmlns:ns2="1b33d56c-d3a3-4517-997d-54a71b61f7b7" xmlns:ns3="da1636c2-57ee-4676-a68f-186e1d325c41" targetNamespace="http://schemas.microsoft.com/office/2006/metadata/properties" ma:root="true" ma:fieldsID="728466f6ae5f7b4f4b169740dfc84c0e" ns2:_="" ns3:_="">
    <xsd:import namespace="1b33d56c-d3a3-4517-997d-54a71b61f7b7"/>
    <xsd:import namespace="da1636c2-57ee-4676-a68f-186e1d325c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33d56c-d3a3-4517-997d-54a71b61f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4d5e231-31cb-40b6-b69d-79dbda3344e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1636c2-57ee-4676-a68f-186e1d325c4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d2161fa-a8d3-4ede-a106-d0ac54982587}" ma:internalName="TaxCatchAll" ma:showField="CatchAllData" ma:web="da1636c2-57ee-4676-a68f-186e1d325c4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a1636c2-57ee-4676-a68f-186e1d325c41" xsi:nil="true"/>
    <lcf76f155ced4ddcb4097134ff3c332f xmlns="1b33d56c-d3a3-4517-997d-54a71b61f7b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0B6BC-F3E7-46F5-9735-F60AECD6240C}">
  <ds:schemaRefs>
    <ds:schemaRef ds:uri="http://schemas.microsoft.com/sharepoint/v3/contenttype/forms"/>
  </ds:schemaRefs>
</ds:datastoreItem>
</file>

<file path=customXml/itemProps2.xml><?xml version="1.0" encoding="utf-8"?>
<ds:datastoreItem xmlns:ds="http://schemas.openxmlformats.org/officeDocument/2006/customXml" ds:itemID="{051C8F1F-B5BB-4781-9E18-12F6CB8766CA}"/>
</file>

<file path=customXml/itemProps3.xml><?xml version="1.0" encoding="utf-8"?>
<ds:datastoreItem xmlns:ds="http://schemas.openxmlformats.org/officeDocument/2006/customXml" ds:itemID="{6786B193-4299-4FC5-8E84-21BD66FBC295}">
  <ds:schemaRefs>
    <ds:schemaRef ds:uri="http://schemas.microsoft.com/office/2006/metadata/properties"/>
    <ds:schemaRef ds:uri="http://schemas.microsoft.com/office/infopath/2007/PartnerControls"/>
    <ds:schemaRef ds:uri="da1636c2-57ee-4676-a68f-186e1d325c41"/>
    <ds:schemaRef ds:uri="1b33d56c-d3a3-4517-997d-54a71b61f7b7"/>
  </ds:schemaRefs>
</ds:datastoreItem>
</file>

<file path=customXml/itemProps4.xml><?xml version="1.0" encoding="utf-8"?>
<ds:datastoreItem xmlns:ds="http://schemas.openxmlformats.org/officeDocument/2006/customXml" ds:itemID="{797DE810-BA9E-4C65-8DB1-E3A0A5745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 Internal Procedures</Template>
  <TotalTime>14</TotalTime>
  <Pages>9</Pages>
  <Words>502</Words>
  <Characters>2666</Characters>
  <Application>Microsoft Office Word</Application>
  <DocSecurity>0</DocSecurity>
  <Lines>203</Lines>
  <Paragraphs>64</Paragraphs>
  <ScaleCrop>false</ScaleCrop>
  <HeadingPairs>
    <vt:vector size="2" baseType="variant">
      <vt:variant>
        <vt:lpstr>Title</vt:lpstr>
      </vt:variant>
      <vt:variant>
        <vt:i4>1</vt:i4>
      </vt:variant>
    </vt:vector>
  </HeadingPairs>
  <TitlesOfParts>
    <vt:vector size="1" baseType="lpstr">
      <vt:lpstr/>
    </vt:vector>
  </TitlesOfParts>
  <Company>BET</Company>
  <LinksUpToDate>false</LinksUpToDate>
  <CharactersWithSpaces>3242</CharactersWithSpaces>
  <SharedDoc>false</SharedDoc>
  <HLinks>
    <vt:vector size="120" baseType="variant">
      <vt:variant>
        <vt:i4>1310775</vt:i4>
      </vt:variant>
      <vt:variant>
        <vt:i4>107</vt:i4>
      </vt:variant>
      <vt:variant>
        <vt:i4>0</vt:i4>
      </vt:variant>
      <vt:variant>
        <vt:i4>5</vt:i4>
      </vt:variant>
      <vt:variant>
        <vt:lpwstr/>
      </vt:variant>
      <vt:variant>
        <vt:lpwstr>_Toc162949057</vt:lpwstr>
      </vt:variant>
      <vt:variant>
        <vt:i4>1310775</vt:i4>
      </vt:variant>
      <vt:variant>
        <vt:i4>101</vt:i4>
      </vt:variant>
      <vt:variant>
        <vt:i4>0</vt:i4>
      </vt:variant>
      <vt:variant>
        <vt:i4>5</vt:i4>
      </vt:variant>
      <vt:variant>
        <vt:lpwstr/>
      </vt:variant>
      <vt:variant>
        <vt:lpwstr>_Toc162949056</vt:lpwstr>
      </vt:variant>
      <vt:variant>
        <vt:i4>1310775</vt:i4>
      </vt:variant>
      <vt:variant>
        <vt:i4>95</vt:i4>
      </vt:variant>
      <vt:variant>
        <vt:i4>0</vt:i4>
      </vt:variant>
      <vt:variant>
        <vt:i4>5</vt:i4>
      </vt:variant>
      <vt:variant>
        <vt:lpwstr/>
      </vt:variant>
      <vt:variant>
        <vt:lpwstr>_Toc162949055</vt:lpwstr>
      </vt:variant>
      <vt:variant>
        <vt:i4>1310775</vt:i4>
      </vt:variant>
      <vt:variant>
        <vt:i4>89</vt:i4>
      </vt:variant>
      <vt:variant>
        <vt:i4>0</vt:i4>
      </vt:variant>
      <vt:variant>
        <vt:i4>5</vt:i4>
      </vt:variant>
      <vt:variant>
        <vt:lpwstr/>
      </vt:variant>
      <vt:variant>
        <vt:lpwstr>_Toc162949054</vt:lpwstr>
      </vt:variant>
      <vt:variant>
        <vt:i4>1310775</vt:i4>
      </vt:variant>
      <vt:variant>
        <vt:i4>83</vt:i4>
      </vt:variant>
      <vt:variant>
        <vt:i4>0</vt:i4>
      </vt:variant>
      <vt:variant>
        <vt:i4>5</vt:i4>
      </vt:variant>
      <vt:variant>
        <vt:lpwstr/>
      </vt:variant>
      <vt:variant>
        <vt:lpwstr>_Toc162949053</vt:lpwstr>
      </vt:variant>
      <vt:variant>
        <vt:i4>1310775</vt:i4>
      </vt:variant>
      <vt:variant>
        <vt:i4>77</vt:i4>
      </vt:variant>
      <vt:variant>
        <vt:i4>0</vt:i4>
      </vt:variant>
      <vt:variant>
        <vt:i4>5</vt:i4>
      </vt:variant>
      <vt:variant>
        <vt:lpwstr/>
      </vt:variant>
      <vt:variant>
        <vt:lpwstr>_Toc162949052</vt:lpwstr>
      </vt:variant>
      <vt:variant>
        <vt:i4>1048631</vt:i4>
      </vt:variant>
      <vt:variant>
        <vt:i4>68</vt:i4>
      </vt:variant>
      <vt:variant>
        <vt:i4>0</vt:i4>
      </vt:variant>
      <vt:variant>
        <vt:i4>5</vt:i4>
      </vt:variant>
      <vt:variant>
        <vt:lpwstr/>
      </vt:variant>
      <vt:variant>
        <vt:lpwstr>_Toc162949011</vt:lpwstr>
      </vt:variant>
      <vt:variant>
        <vt:i4>1048631</vt:i4>
      </vt:variant>
      <vt:variant>
        <vt:i4>62</vt:i4>
      </vt:variant>
      <vt:variant>
        <vt:i4>0</vt:i4>
      </vt:variant>
      <vt:variant>
        <vt:i4>5</vt:i4>
      </vt:variant>
      <vt:variant>
        <vt:lpwstr/>
      </vt:variant>
      <vt:variant>
        <vt:lpwstr>_Toc162949010</vt:lpwstr>
      </vt:variant>
      <vt:variant>
        <vt:i4>1114167</vt:i4>
      </vt:variant>
      <vt:variant>
        <vt:i4>56</vt:i4>
      </vt:variant>
      <vt:variant>
        <vt:i4>0</vt:i4>
      </vt:variant>
      <vt:variant>
        <vt:i4>5</vt:i4>
      </vt:variant>
      <vt:variant>
        <vt:lpwstr/>
      </vt:variant>
      <vt:variant>
        <vt:lpwstr>_Toc162949009</vt:lpwstr>
      </vt:variant>
      <vt:variant>
        <vt:i4>1114167</vt:i4>
      </vt:variant>
      <vt:variant>
        <vt:i4>50</vt:i4>
      </vt:variant>
      <vt:variant>
        <vt:i4>0</vt:i4>
      </vt:variant>
      <vt:variant>
        <vt:i4>5</vt:i4>
      </vt:variant>
      <vt:variant>
        <vt:lpwstr/>
      </vt:variant>
      <vt:variant>
        <vt:lpwstr>_Toc162949008</vt:lpwstr>
      </vt:variant>
      <vt:variant>
        <vt:i4>1114167</vt:i4>
      </vt:variant>
      <vt:variant>
        <vt:i4>44</vt:i4>
      </vt:variant>
      <vt:variant>
        <vt:i4>0</vt:i4>
      </vt:variant>
      <vt:variant>
        <vt:i4>5</vt:i4>
      </vt:variant>
      <vt:variant>
        <vt:lpwstr/>
      </vt:variant>
      <vt:variant>
        <vt:lpwstr>_Toc162949007</vt:lpwstr>
      </vt:variant>
      <vt:variant>
        <vt:i4>1114167</vt:i4>
      </vt:variant>
      <vt:variant>
        <vt:i4>38</vt:i4>
      </vt:variant>
      <vt:variant>
        <vt:i4>0</vt:i4>
      </vt:variant>
      <vt:variant>
        <vt:i4>5</vt:i4>
      </vt:variant>
      <vt:variant>
        <vt:lpwstr/>
      </vt:variant>
      <vt:variant>
        <vt:lpwstr>_Toc162949006</vt:lpwstr>
      </vt:variant>
      <vt:variant>
        <vt:i4>1114167</vt:i4>
      </vt:variant>
      <vt:variant>
        <vt:i4>32</vt:i4>
      </vt:variant>
      <vt:variant>
        <vt:i4>0</vt:i4>
      </vt:variant>
      <vt:variant>
        <vt:i4>5</vt:i4>
      </vt:variant>
      <vt:variant>
        <vt:lpwstr/>
      </vt:variant>
      <vt:variant>
        <vt:lpwstr>_Toc162949005</vt:lpwstr>
      </vt:variant>
      <vt:variant>
        <vt:i4>1114167</vt:i4>
      </vt:variant>
      <vt:variant>
        <vt:i4>26</vt:i4>
      </vt:variant>
      <vt:variant>
        <vt:i4>0</vt:i4>
      </vt:variant>
      <vt:variant>
        <vt:i4>5</vt:i4>
      </vt:variant>
      <vt:variant>
        <vt:lpwstr/>
      </vt:variant>
      <vt:variant>
        <vt:lpwstr>_Toc162949004</vt:lpwstr>
      </vt:variant>
      <vt:variant>
        <vt:i4>1114167</vt:i4>
      </vt:variant>
      <vt:variant>
        <vt:i4>20</vt:i4>
      </vt:variant>
      <vt:variant>
        <vt:i4>0</vt:i4>
      </vt:variant>
      <vt:variant>
        <vt:i4>5</vt:i4>
      </vt:variant>
      <vt:variant>
        <vt:lpwstr/>
      </vt:variant>
      <vt:variant>
        <vt:lpwstr>_Toc162949003</vt:lpwstr>
      </vt:variant>
      <vt:variant>
        <vt:i4>1114167</vt:i4>
      </vt:variant>
      <vt:variant>
        <vt:i4>14</vt:i4>
      </vt:variant>
      <vt:variant>
        <vt:i4>0</vt:i4>
      </vt:variant>
      <vt:variant>
        <vt:i4>5</vt:i4>
      </vt:variant>
      <vt:variant>
        <vt:lpwstr/>
      </vt:variant>
      <vt:variant>
        <vt:lpwstr>_Toc162949002</vt:lpwstr>
      </vt:variant>
      <vt:variant>
        <vt:i4>1114167</vt:i4>
      </vt:variant>
      <vt:variant>
        <vt:i4>8</vt:i4>
      </vt:variant>
      <vt:variant>
        <vt:i4>0</vt:i4>
      </vt:variant>
      <vt:variant>
        <vt:i4>5</vt:i4>
      </vt:variant>
      <vt:variant>
        <vt:lpwstr/>
      </vt:variant>
      <vt:variant>
        <vt:lpwstr>_Toc162949001</vt:lpwstr>
      </vt:variant>
      <vt:variant>
        <vt:i4>1114167</vt:i4>
      </vt:variant>
      <vt:variant>
        <vt:i4>2</vt:i4>
      </vt:variant>
      <vt:variant>
        <vt:i4>0</vt:i4>
      </vt:variant>
      <vt:variant>
        <vt:i4>5</vt:i4>
      </vt:variant>
      <vt:variant>
        <vt:lpwstr/>
      </vt:variant>
      <vt:variant>
        <vt:lpwstr>_Toc162949000</vt:lpwstr>
      </vt:variant>
      <vt:variant>
        <vt:i4>786443</vt:i4>
      </vt:variant>
      <vt:variant>
        <vt:i4>6</vt:i4>
      </vt:variant>
      <vt:variant>
        <vt:i4>0</vt:i4>
      </vt:variant>
      <vt:variant>
        <vt:i4>5</vt:i4>
      </vt:variant>
      <vt:variant>
        <vt:lpwstr>http://www.afrinov.co.za/</vt:lpwstr>
      </vt:variant>
      <vt:variant>
        <vt:lpwstr/>
      </vt:variant>
      <vt:variant>
        <vt:i4>2555996</vt:i4>
      </vt:variant>
      <vt:variant>
        <vt:i4>3</vt:i4>
      </vt:variant>
      <vt:variant>
        <vt:i4>0</vt:i4>
      </vt:variant>
      <vt:variant>
        <vt:i4>5</vt:i4>
      </vt:variant>
      <vt:variant>
        <vt:lpwstr>mailto:admin@afrinov.co.za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Rachel       TENOVA</dc:creator>
  <cp:keywords/>
  <cp:lastModifiedBy>Simbongile Bantubani</cp:lastModifiedBy>
  <cp:revision>17</cp:revision>
  <cp:lastPrinted>2025-07-10T14:28:00Z</cp:lastPrinted>
  <dcterms:created xsi:type="dcterms:W3CDTF">2025-08-06T20:21:00Z</dcterms:created>
  <dcterms:modified xsi:type="dcterms:W3CDTF">2025-10-24T07:58:00Z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0x010100A1A31CDC0300E74989900558F35DDCB2</vt:lpwstr>
  </property>
  <property fmtid="{D5CDD505-2E9C-101B-9397-08002B2CF9AE}" pid="3" name="MediaServiceImageTags">
    <vt:lpwstr/>
  </property>
</Properties>
</file>